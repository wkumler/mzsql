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ACC46" w14:textId="77777777" w:rsidR="00A911CA" w:rsidRDefault="00000000">
      <w:pPr>
        <w:pStyle w:val="Title"/>
      </w:pPr>
      <w:commentRangeStart w:id="0"/>
      <w:r>
        <w:t>Databases are an effective and efficient method for storage and access of mass-spectrometry data</w:t>
      </w:r>
      <w:commentRangeEnd w:id="0"/>
      <w:r w:rsidR="00F1427A">
        <w:rPr>
          <w:rStyle w:val="CommentReference"/>
          <w:rFonts w:asciiTheme="minorHAnsi" w:eastAsiaTheme="minorHAnsi" w:hAnsiTheme="minorHAnsi" w:cstheme="minorBidi"/>
          <w:b w:val="0"/>
          <w:bCs w:val="0"/>
        </w:rPr>
        <w:commentReference w:id="0"/>
      </w:r>
    </w:p>
    <w:p w14:paraId="5D8B81A7" w14:textId="77777777" w:rsidR="00A911CA" w:rsidRDefault="00000000">
      <w:pPr>
        <w:pStyle w:val="Author"/>
      </w:pPr>
      <w:r>
        <w:t>William Kumler</w:t>
      </w:r>
    </w:p>
    <w:p w14:paraId="4BF9D6FB" w14:textId="77777777" w:rsidR="00A911CA" w:rsidRDefault="00000000">
      <w:pPr>
        <w:pStyle w:val="Author"/>
      </w:pPr>
      <w:r>
        <w:t>Sam LaRue</w:t>
      </w:r>
    </w:p>
    <w:p w14:paraId="4AB949ED" w14:textId="77777777" w:rsidR="00A911CA" w:rsidRDefault="00000000">
      <w:pPr>
        <w:pStyle w:val="Author"/>
      </w:pPr>
      <w:r>
        <w:t>Anitra E. Ingalls</w:t>
      </w:r>
    </w:p>
    <w:p w14:paraId="4155F4C5" w14:textId="77777777" w:rsidR="00A911CA" w:rsidRDefault="00000000">
      <w:pPr>
        <w:pStyle w:val="FirstParagraph"/>
      </w:pPr>
      <w:hyperlink r:id="rId9">
        <w:r>
          <w:rPr>
            <w:rStyle w:val="Hyperlink"/>
          </w:rPr>
          <w:t>https://researcher-resources.acs.org/publish/author_guidelines?coden=jprobs</w:t>
        </w:r>
      </w:hyperlink>
    </w:p>
    <w:p w14:paraId="199C0415" w14:textId="77777777" w:rsidR="00A911CA" w:rsidRDefault="00000000">
      <w:pPr>
        <w:pStyle w:val="Heading1"/>
      </w:pPr>
      <w:bookmarkStart w:id="1" w:name="abstract"/>
      <w:r>
        <w:t>Abstract</w:t>
      </w:r>
    </w:p>
    <w:p w14:paraId="11555D4B" w14:textId="77777777" w:rsidR="00A911CA" w:rsidRDefault="00000000">
      <w:pPr>
        <w:pStyle w:val="FirstParagraph"/>
      </w:pPr>
      <w:r>
        <w:t>(200 words max)</w:t>
      </w:r>
    </w:p>
    <w:p w14:paraId="12E8BA8D" w14:textId="77777777" w:rsidR="00A911CA" w:rsidRDefault="00000000">
      <w:pPr>
        <w:pStyle w:val="Heading1"/>
      </w:pPr>
      <w:bookmarkStart w:id="2" w:name="introduction"/>
      <w:bookmarkEnd w:id="1"/>
      <w:r>
        <w:t>Introduction</w:t>
      </w:r>
    </w:p>
    <w:p w14:paraId="05495E76" w14:textId="77777777" w:rsidR="00A911CA" w:rsidRDefault="00000000">
      <w:pPr>
        <w:pStyle w:val="FirstParagraph"/>
      </w:pPr>
      <w:r>
        <w:t>Mass spectrometry (MS) still lacks a performant data access format. The mzML file type</w:t>
      </w:r>
      <w:r>
        <w:rPr>
          <w:vertAlign w:val="superscript"/>
        </w:rPr>
        <w:t>1</w:t>
      </w:r>
      <w:r>
        <w:t xml:space="preserve">, a result of over a decade of interlaboratory collaboration and workshopping, struggles to provide rapid computational access to the </w:t>
      </w:r>
      <w:r>
        <w:rPr>
          <w:i/>
          <w:iCs/>
        </w:rPr>
        <w:t>m/z</w:t>
      </w:r>
      <w:r>
        <w:t xml:space="preserve"> and intensity pairs.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2,3</w:t>
      </w:r>
      <w:r>
        <w:t>.</w:t>
      </w:r>
    </w:p>
    <w:p w14:paraId="6AB980EC" w14:textId="77777777" w:rsidR="00A911CA" w:rsidRDefault="00000000">
      <w:pPr>
        <w:pStyle w:val="BodyText"/>
      </w:pPr>
      <w:r>
        <w:t>As a result, alternative file formats are proposed practically every year. These include direct improvements to the mzML format with indexing</w:t>
      </w:r>
      <w:r>
        <w:rPr>
          <w:vertAlign w:val="superscript"/>
        </w:rPr>
        <w:t>4</w:t>
      </w:r>
      <w:r>
        <w:t xml:space="preserve"> and better internal encoding of the data</w:t>
      </w:r>
      <w:r>
        <w:rPr>
          <w:vertAlign w:val="superscript"/>
        </w:rPr>
        <w:t>5</w:t>
      </w:r>
      <w:r>
        <w:t>, HDF5-based alternatives</w:t>
      </w:r>
      <w:r>
        <w:rPr>
          <w:vertAlign w:val="superscript"/>
        </w:rPr>
        <w:t>5–9</w:t>
      </w:r>
      <w:r>
        <w:t>, relational databases</w:t>
      </w:r>
      <w:r>
        <w:rPr>
          <w:vertAlign w:val="superscript"/>
        </w:rPr>
        <w:t>10–14</w:t>
      </w:r>
      <w:r>
        <w:t>, or fully custom alternatives</w:t>
      </w:r>
      <w:r>
        <w:rPr>
          <w:vertAlign w:val="superscript"/>
        </w:rPr>
        <w:t>15,16</w:t>
      </w:r>
      <w:r>
        <w:t>. Fundamentally, these alternatives implement tradeoffs between user sanity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17</w:t>
      </w:r>
      <w:r>
        <w:t>,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14:paraId="6993D671" w14:textId="77777777" w:rsidR="00A911CA" w:rsidRDefault="00000000">
      <w:pPr>
        <w:pStyle w:val="BodyText"/>
      </w:pPr>
      <w:r>
        <w:lastRenderedPageBreak/>
        <w:t>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9</w:t>
      </w:r>
      <w:r>
        <w:t xml:space="preserve"> while the relational database model is optimized for multi-table queries using a consistent syntax</w:t>
      </w:r>
      <w:r>
        <w:rPr>
          <w:vertAlign w:val="superscript"/>
        </w:rPr>
        <w:t>18</w:t>
      </w:r>
      <w:r>
        <w:t>. Relational databases are increasingly seen in MS workflows for both raw and processed data, with SQLite backends now supported in the popular peakpicking software xcms</w:t>
      </w:r>
      <w:r>
        <w:rPr>
          <w:vertAlign w:val="superscript"/>
        </w:rPr>
        <w:t>19</w:t>
      </w:r>
      <w:r>
        <w:t xml:space="preserve"> via the Spectra package</w:t>
      </w:r>
      <w:r>
        <w:rPr>
          <w:vertAlign w:val="superscript"/>
        </w:rPr>
        <w:t>20</w:t>
      </w:r>
      <w:r>
        <w:t xml:space="preserve"> (though in-memory and HDF5 options are also supported) and on MetabolomicsWorkbench</w:t>
      </w:r>
      <w:r>
        <w:rPr>
          <w:vertAlign w:val="superscript"/>
        </w:rPr>
        <w:t>21</w:t>
      </w:r>
      <w:r>
        <w:t xml:space="preserve"> while the development of MassQL</w:t>
      </w:r>
      <w:r>
        <w:rPr>
          <w:vertAlign w:val="superscript"/>
        </w:rPr>
        <w:t>22</w:t>
      </w:r>
      <w:r>
        <w:t xml:space="preserve"> demonstrates the increasing comfort that MS analysts have with the adoption of SQL.</w:t>
      </w:r>
    </w:p>
    <w:p w14:paraId="67969ECA" w14:textId="77777777" w:rsidR="00A911CA" w:rsidRDefault="00000000">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 </w:t>
      </w:r>
      <w:r>
        <w:rPr>
          <w:i/>
          <w:iCs/>
        </w:rPr>
        <w:t>m/z</w:t>
      </w:r>
      <w:r>
        <w:t xml:space="preserve"> data is encoded, though access to a particular scan can be incredibly rapid. Additionally, data from multiple samples can be stored together in a single database table, differing from formats like mzDB, mzTree, and mzMD and allowing queries of all dataset samples to be performed without looping through each file in turn, thereby avoiding the associated computational overhead and query complexity.</w:t>
      </w:r>
    </w:p>
    <w:p w14:paraId="1856A13F" w14:textId="77777777" w:rsidR="00A911CA" w:rsidRDefault="00000000">
      <w:pPr>
        <w:pStyle w:val="BodyText"/>
      </w:pPr>
      <w:r>
        <w:t>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23</w:t>
      </w:r>
      <w:r>
        <w:t xml:space="preserve"> or Apache’s Parquet formats highly appealing while preserving the familiar file-based serverless approach.</w:t>
      </w:r>
    </w:p>
    <w:p w14:paraId="4E74BD03" w14:textId="77777777" w:rsidR="00A911CA" w:rsidRDefault="00000000">
      <w:pPr>
        <w:pStyle w:val="BodyText"/>
      </w:pPr>
      <w:r>
        <w:t>Our previous work showed how the ragged arrays of MS data can be converted into a tidy database table in memory</w:t>
      </w:r>
      <w:r>
        <w:rPr>
          <w:vertAlign w:val="superscript"/>
        </w:rPr>
        <w:t>24</w:t>
      </w:r>
      <w:r>
        <w:t xml:space="preserve"> and we now logically extend that method into proper database storage. Here, we test the hypothesis that a “vanilla” implementation of a relational database which exposes the raw m/z and intensity pairs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w:t>
      </w:r>
    </w:p>
    <w:p w14:paraId="6F83EEBC" w14:textId="77777777" w:rsidR="00A911CA" w:rsidRDefault="00000000">
      <w:pPr>
        <w:pStyle w:val="Heading1"/>
      </w:pPr>
      <w:bookmarkStart w:id="3" w:name="experimental-section"/>
      <w:bookmarkEnd w:id="2"/>
      <w:r>
        <w:t>Experimental section</w:t>
      </w:r>
    </w:p>
    <w:p w14:paraId="336A898D" w14:textId="77777777" w:rsidR="00A911CA" w:rsidRDefault="00000000">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w:t>
      </w:r>
      <w:r>
        <w:lastRenderedPageBreak/>
        <w:t>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w:t>
      </w:r>
      <w:r>
        <w:rPr>
          <w:vertAlign w:val="superscript"/>
        </w:rPr>
        <w:t>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 </w:t>
      </w:r>
      <w:r>
        <w:rPr>
          <w:i/>
          <w:iCs/>
        </w:rPr>
        <w:t>m/z</w:t>
      </w:r>
      <w:r>
        <w:t xml:space="preserve"> value between specified bounds. MS/MS queries involved extracting three relevant subsets, consisting of 1) a single scan extraction by scan number similar to that of the full scan, 2) extraction of all the fragments associated with a precursor </w:t>
      </w:r>
      <w:r>
        <w:rPr>
          <w:i/>
          <w:iCs/>
        </w:rPr>
        <w:t>m/z</w:t>
      </w:r>
      <w:r>
        <w:t xml:space="preserve"> within a given PPM, and 3) extraction of all fragments with </w:t>
      </w:r>
      <w:r>
        <w:rPr>
          <w:i/>
          <w:iCs/>
        </w:rPr>
        <w:t>m/z</w:t>
      </w:r>
      <w:r>
        <w:t xml:space="preserve"> values within a given PPM.</w:t>
      </w:r>
    </w:p>
    <w:p w14:paraId="192BA564" w14:textId="77777777" w:rsidR="00A911CA" w:rsidRDefault="00000000">
      <w:pPr>
        <w:pStyle w:val="BodyText"/>
      </w:pPr>
      <w:r>
        <w:t>We explored the available documentation on PyPI and Github for each mass spectrometry data format and either identified existing functions and packages that would perform the above queries or wrote our own functions if necessary.</w:t>
      </w:r>
    </w:p>
    <w:p w14:paraId="3A74A586" w14:textId="77777777" w:rsidR="00A911CA" w:rsidRDefault="00000000">
      <w:pPr>
        <w:pStyle w:val="Heading2"/>
      </w:pPr>
      <w:bookmarkStart w:id="4" w:name="Xfe9fc8ce635cf7931d3f2399fb458aa7ef2cfa5"/>
      <w:commentRangeStart w:id="5"/>
      <w:r>
        <w:t>Mass-spectrometry files and software used</w:t>
      </w:r>
      <w:commentRangeEnd w:id="5"/>
      <w:r w:rsidR="00824E7F">
        <w:rPr>
          <w:rStyle w:val="CommentReference"/>
          <w:rFonts w:asciiTheme="minorHAnsi" w:eastAsiaTheme="minorHAnsi" w:hAnsiTheme="minorHAnsi" w:cstheme="minorBidi"/>
          <w:b w:val="0"/>
          <w:bCs w:val="0"/>
        </w:rPr>
        <w:commentReference w:id="5"/>
      </w:r>
    </w:p>
    <w:p w14:paraId="27FEE85D" w14:textId="77777777" w:rsidR="00A911CA" w:rsidRDefault="00000000">
      <w:pPr>
        <w:pStyle w:val="FirstParagraph"/>
      </w:pPr>
      <w:r>
        <w:t>We browsed Metabolights</w:t>
      </w:r>
      <w:r>
        <w:rPr>
          <w:vertAlign w:val="superscript"/>
        </w:rPr>
        <w:t>25</w:t>
      </w:r>
      <w:r>
        <w:t xml:space="preserve"> 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14:paraId="7924F3BA" w14:textId="77777777" w:rsidR="00A911CA" w:rsidRDefault="00000000">
      <w:pPr>
        <w:pStyle w:val="BodyText"/>
      </w:pPr>
      <w:r>
        <w:t xml:space="preserve">Files were downloaded as .raw. mzML, mz5, and mzMLb were all natively supported by Proteowizard’s </w:t>
      </w:r>
      <w:r>
        <w:rPr>
          <w:rStyle w:val="VerbatimChar"/>
        </w:rPr>
        <w:t>msconvert</w:t>
      </w:r>
      <w:r>
        <w:t xml:space="preserve"> 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10">
        <w:r>
          <w:rPr>
            <w:rStyle w:val="Hyperlink"/>
          </w:rPr>
          <w:t>https://github.com/optimusmoose/MZTree</w:t>
        </w:r>
      </w:hyperlink>
      <w:r>
        <w:t xml:space="preserve"> and </w:t>
      </w:r>
      <w:hyperlink r:id="rId11">
        <w:r>
          <w:rPr>
            <w:rStyle w:val="Hyperlink"/>
          </w:rPr>
          <w:t>https://github.com/yrm9837/mzMD-java</w:t>
        </w:r>
      </w:hyperlink>
      <w:r>
        <w:t>, respectively) and built via Maven (v3.9.9) for Java (v21.0.6). SQL databases were built using Python 3.11.11 with SQLite (v3.48.0) via the Python sqlite3 package (v2.6.0), DuckDB via the duckdb package (v1.1.3), and Parquet files via the pyarrow package (v19.0.0). We were additionally able to download and install [blah]</w:t>
      </w:r>
    </w:p>
    <w:p w14:paraId="19A70C67" w14:textId="77777777" w:rsidR="00A911CA" w:rsidRDefault="00000000">
      <w:pPr>
        <w:pStyle w:val="BodyText"/>
      </w:pPr>
      <w:r>
        <w:t>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p w14:paraId="38937933" w14:textId="77777777" w:rsidR="00A911CA" w:rsidRDefault="00000000">
      <w:pPr>
        <w:pStyle w:val="Heading2"/>
      </w:pPr>
      <w:bookmarkStart w:id="6" w:name="database-schema"/>
      <w:bookmarkEnd w:id="4"/>
      <w:r>
        <w:t>Database schema</w:t>
      </w:r>
    </w:p>
    <w:p w14:paraId="0C9D72B2" w14:textId="77777777" w:rsidR="00A911CA" w:rsidRDefault="00000000">
      <w:pPr>
        <w:pStyle w:val="FirstParagraph"/>
      </w:pPr>
      <w:r>
        <w:t xml:space="preserve">The “vanilla” database style proposed here abandons a 1:1 representation of the original vendor-specific file. This decision was made after discussion with a wide variety of experts, all of whom preserved the original MS files even after conversion to another file type, </w:t>
      </w:r>
      <w:r>
        <w:lastRenderedPageBreak/>
        <w:t xml:space="preserve">indicating that a highly-performant addition is more important than direct replacement. Here, we map MS concepts (retention time, </w:t>
      </w:r>
      <w:r>
        <w:rPr>
          <w:i/>
          <w:iCs/>
        </w:rPr>
        <w:t>m/z</w:t>
      </w:r>
      <w:r>
        <w:t xml:space="preserve">, intensity, etc.) directly to database fields to make downstream processing as intuitive as possible. Metadata is stored separately in </w:t>
      </w:r>
      <w:r>
        <w:rPr>
          <w:rStyle w:val="VerbatimChar"/>
        </w:rPr>
        <w:t>file_info</w:t>
      </w:r>
      <w:r>
        <w:t xml:space="preserve"> and </w:t>
      </w:r>
      <w:r>
        <w:rPr>
          <w:rStyle w:val="VerbatimChar"/>
        </w:rPr>
        <w:t>scan_info</w:t>
      </w:r>
      <w:r>
        <w:t xml:space="preserve"> tables that are linked by filename and scan number (Figure 1). We do not force compression of any of these fields because we believe that decoding compressed data is both a slow and unintuitive step, though automatic compression is supplied by the DuckDB and Parquet file types.</w:t>
      </w:r>
    </w:p>
    <w:p w14:paraId="0F45CFFD" w14:textId="77777777" w:rsidR="00A911CA" w:rsidRDefault="00000000">
      <w:pPr>
        <w:pStyle w:val="BodyText"/>
      </w:pPr>
      <w:r>
        <w:rPr>
          <w:noProof/>
        </w:rPr>
        <w:drawing>
          <wp:inline distT="0" distB="0" distL="0" distR="0" wp14:anchorId="2375EEBB" wp14:editId="7E543ADF">
            <wp:extent cx="5943600" cy="4572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db_fig.png"/>
                    <pic:cNvPicPr>
                      <a:picLocks noChangeAspect="1" noChangeArrowheads="1"/>
                    </pic:cNvPicPr>
                  </pic:nvPicPr>
                  <pic:blipFill>
                    <a:blip r:embed="rId12"/>
                    <a:stretch>
                      <a:fillRect/>
                    </a:stretch>
                  </pic:blipFill>
                  <pic:spPr bwMode="auto">
                    <a:xfrm>
                      <a:off x="0" y="0"/>
                      <a:ext cx="5943600" cy="4572000"/>
                    </a:xfrm>
                    <a:prstGeom prst="rect">
                      <a:avLst/>
                    </a:prstGeom>
                    <a:noFill/>
                    <a:ln w="9525">
                      <a:noFill/>
                      <a:headEnd/>
                      <a:tailEnd/>
                    </a:ln>
                  </pic:spPr>
                </pic:pic>
              </a:graphicData>
            </a:graphic>
          </wp:inline>
        </w:drawing>
      </w:r>
    </w:p>
    <w:p w14:paraId="0448CEAB" w14:textId="77777777" w:rsidR="00A911CA" w:rsidRDefault="00000000">
      <w:pPr>
        <w:pStyle w:val="BodyText"/>
      </w:pPr>
      <w:r>
        <w:rPr>
          <w:i/>
          <w:iCs/>
        </w:rPr>
        <w:t>Figure 1: Database schema for an example MS/MS dataset showing the organization of mass-spectrometry data into tables. Fields of interest are easily queryable with simple SQL commands as shown in the table at bottom.</w:t>
      </w:r>
    </w:p>
    <w:p w14:paraId="782D1A9C" w14:textId="77777777" w:rsidR="00A911CA" w:rsidRDefault="00000000">
      <w:pPr>
        <w:pStyle w:val="BodyText"/>
      </w:pPr>
      <w:r>
        <w:rPr>
          <w:i/>
          <w:iCs/>
        </w:rPr>
        <w:t>Supplemental figure XX: [TBD] Additional possible extensions to the database schema for retention time correction, feature detection and correspondence, ion mobility, and imaging.</w:t>
      </w:r>
    </w:p>
    <w:p w14:paraId="7562BE1E" w14:textId="77777777" w:rsidR="00A911CA" w:rsidRDefault="00000000">
      <w:pPr>
        <w:pStyle w:val="Heading2"/>
      </w:pPr>
      <w:bookmarkStart w:id="7" w:name="time-and-space-testing"/>
      <w:bookmarkEnd w:id="6"/>
      <w:r>
        <w:t>Time and space testing</w:t>
      </w:r>
    </w:p>
    <w:p w14:paraId="68247105" w14:textId="77777777" w:rsidR="00A911CA" w:rsidRDefault="00000000">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w:t>
      </w:r>
      <w:r>
        <w:lastRenderedPageBreak/>
        <w:t>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14:paraId="5910AADA" w14:textId="77777777" w:rsidR="00A911CA" w:rsidRDefault="00000000">
      <w:pPr>
        <w:pStyle w:val="BodyText"/>
      </w:pPr>
      <w:r>
        <w:t>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14:paraId="6F774575" w14:textId="77777777" w:rsidR="00A911CA" w:rsidRDefault="00000000">
      <w:pPr>
        <w:pStyle w:val="BodyText"/>
      </w:pPr>
      <w:r>
        <w:t>Timing data was obtained on an Intel Xeon CPU with two X5650 (@2.67 GHz) processors and 24 total cores running Windows 10 Pro (64 bit version). 96 gigabytes of RAM (DDR3 @ 1333 MHz) were available and a solid-state drive was used for disk storage.</w:t>
      </w:r>
    </w:p>
    <w:p w14:paraId="4DB098A8" w14:textId="77777777" w:rsidR="00A911CA" w:rsidRDefault="00000000">
      <w:pPr>
        <w:pStyle w:val="Heading1"/>
      </w:pPr>
      <w:bookmarkStart w:id="8" w:name="results"/>
      <w:bookmarkEnd w:id="3"/>
      <w:bookmarkEnd w:id="7"/>
      <w:r>
        <w:t>Results</w:t>
      </w:r>
    </w:p>
    <w:p w14:paraId="0ADD4851" w14:textId="77777777" w:rsidR="00A911CA" w:rsidRDefault="00000000">
      <w:pPr>
        <w:pStyle w:val="FirstParagraph"/>
      </w:pPr>
      <w:r>
        <w:t>We settled on a large dataset of gut microbiota LC-MS files published in</w:t>
      </w:r>
      <w:r>
        <w:rPr>
          <w:vertAlign w:val="superscript"/>
        </w:rPr>
        <w:t>26</w:t>
      </w:r>
      <w:r>
        <w:t xml:space="preserve"> and available on Metabolights under accession number MTBLS10066.</w:t>
      </w:r>
    </w:p>
    <w:p w14:paraId="662BF263" w14:textId="77777777" w:rsidR="00A911CA" w:rsidRDefault="00000000">
      <w:pPr>
        <w:pStyle w:val="Heading2"/>
      </w:pPr>
      <w:bookmarkStart w:id="9" w:name="Xe2ca99f07fa8abeeb9cd19a8bbab0bac26223da"/>
      <w:r>
        <w:t>All existing MS data formats demand a high level of domain knowledge</w:t>
      </w:r>
    </w:p>
    <w:p w14:paraId="3EFEAB30" w14:textId="77777777" w:rsidR="00A911CA" w:rsidRDefault="00000000">
      <w:pPr>
        <w:pStyle w:val="FirstParagraph"/>
      </w:pPr>
      <w:r>
        <w:t>We were able to obtain or write parsers for seven different existing mass spectrometry (MS) data formats: mzML, mzMLb, mz5, mzDB, MZA, MzTree, and mzMD. Multiple Python packages existed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p w14:paraId="4AFA2781" w14:textId="77777777" w:rsidR="00A911CA" w:rsidRDefault="00000000">
      <w:pPr>
        <w:pStyle w:val="Heading3"/>
      </w:pPr>
      <w:bookmarkStart w:id="10" w:name="X7ba5e62c26e0ea509a6c8816af4b54583288c2b"/>
      <w:commentRangeStart w:id="11"/>
      <w:r>
        <w:t>File conversion support varied enormously</w:t>
      </w:r>
      <w:commentRangeEnd w:id="11"/>
      <w:r w:rsidR="00824E7F">
        <w:rPr>
          <w:rStyle w:val="CommentReference"/>
          <w:rFonts w:asciiTheme="minorHAnsi" w:eastAsiaTheme="minorHAnsi" w:hAnsiTheme="minorHAnsi" w:cstheme="minorBidi"/>
          <w:b w:val="0"/>
          <w:bCs w:val="0"/>
        </w:rPr>
        <w:commentReference w:id="11"/>
      </w:r>
    </w:p>
    <w:p w14:paraId="79CA5C3F" w14:textId="77777777" w:rsidR="00A911CA" w:rsidRDefault="00000000">
      <w:pPr>
        <w:pStyle w:val="FirstParagraph"/>
      </w:pPr>
      <w:r>
        <w:t xml:space="preserve">Conversion from the initial Thermo .raw file type to the open-source .mzML format was seamlessly performed by Proteowizard’s </w:t>
      </w:r>
      <w:r>
        <w:rPr>
          <w:rStyle w:val="VerbatimChar"/>
        </w:rPr>
        <w:t>msconvert</w:t>
      </w:r>
      <w:r>
        <w:t xml:space="preserve"> library. Similarly, Proteowizard support for the .mz5 and .mzMLb file types made their conversion trivial.</w:t>
      </w:r>
    </w:p>
    <w:p w14:paraId="6341DBAA" w14:textId="77777777" w:rsidR="00A911CA" w:rsidRDefault="00000000">
      <w:pPr>
        <w:pStyle w:val="BodyText"/>
      </w:pPr>
      <w:r>
        <w:t xml:space="preserve">mzDB and MZA both had reasonably good documentation, both formats notably providing self-contained extensions to </w:t>
      </w:r>
      <w:r>
        <w:rPr>
          <w:rStyle w:val="VerbatimChar"/>
        </w:rPr>
        <w:t>msconvert</w:t>
      </w:r>
      <w:r>
        <w:t xml:space="preserve"> for ease of conversion. However, both converters provide limited coverage, with mzDB notably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 </w:t>
      </w:r>
      <w:r>
        <w:rPr>
          <w:rStyle w:val="VerbatimChar"/>
        </w:rPr>
        <w:t>msconvert</w:t>
      </w:r>
      <w:r>
        <w:t>, as additional arguments passed to the executable throw errors instead of being passed along to the original software.</w:t>
      </w:r>
    </w:p>
    <w:p w14:paraId="7094EF7B" w14:textId="77777777" w:rsidR="00A911CA" w:rsidRDefault="00000000">
      <w:pPr>
        <w:pStyle w:val="BodyText"/>
      </w:pPr>
      <w:r>
        <w:lastRenderedPageBreak/>
        <w:t>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14:paraId="1CB44303" w14:textId="77777777" w:rsidR="00A911CA" w:rsidRDefault="00000000">
      <w:pPr>
        <w:pStyle w:val="BodyText"/>
      </w:pPr>
      <w:r>
        <w:t>The Aird file type was straightforward to convert on Windows via the executable available on Github (v6.0.0) but does not seem to be available for other operating systems, much like MZA and mzDB. Unfortunately the Python package designed to allow an interface to the file type has been deprecated and we were unable to install or use it in a meaningful way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also provided zero documentation for conversion from other formats and was restricted to time-of-flight (TOF) data independent acquisition (DIA) MS data. Thus, we were unable to directly compare any of these three file types to the others.</w:t>
      </w:r>
    </w:p>
    <w:p w14:paraId="4A7B9159" w14:textId="77777777" w:rsidR="00A911CA" w:rsidRDefault="00000000">
      <w:pPr>
        <w:pStyle w:val="Heading3"/>
      </w:pPr>
      <w:bookmarkStart w:id="12" w:name="X1adb76d6f32cfd1d768444279daa3da392bd764"/>
      <w:bookmarkEnd w:id="10"/>
      <w:commentRangeStart w:id="13"/>
      <w:r>
        <w:t>Universal lack of support for the six relevant queries</w:t>
      </w:r>
      <w:commentRangeEnd w:id="13"/>
      <w:r w:rsidR="00824E7F">
        <w:rPr>
          <w:rStyle w:val="CommentReference"/>
          <w:rFonts w:asciiTheme="minorHAnsi" w:eastAsiaTheme="minorHAnsi" w:hAnsiTheme="minorHAnsi" w:cstheme="minorBidi"/>
          <w:b w:val="0"/>
          <w:bCs w:val="0"/>
        </w:rPr>
        <w:commentReference w:id="13"/>
      </w:r>
    </w:p>
    <w:p w14:paraId="0183D336" w14:textId="1FA3F469" w:rsidR="00A911CA" w:rsidRDefault="00000000">
      <w:pPr>
        <w:pStyle w:val="FirstParagraph"/>
      </w:pPr>
      <w:r>
        <w:t xml:space="preserve">Despite the relative simplicity and relevance of our queries, none of the available mass spectrometry (MS) formats had existing functions or documented examples of all six queries. Unsurprisingly, the mzML file type had the most extensive coverage but documentation and prebuilt functionality was still disappointingly sparse. The pyteomics package provides four “combined examples” that focus on the spectrum visualization and annotation common to proteomics research but provide minimal guidance about chromatogram or retention time range extraction. </w:t>
      </w:r>
      <w:commentRangeStart w:id="14"/>
      <w:proofErr w:type="spellStart"/>
      <w:r w:rsidR="00824E7F">
        <w:t>p</w:t>
      </w:r>
      <w:r>
        <w:t>yteomics</w:t>
      </w:r>
      <w:proofErr w:type="spellEnd"/>
      <w:r>
        <w:t xml:space="preserve"> </w:t>
      </w:r>
      <w:commentRangeEnd w:id="14"/>
      <w:r w:rsidR="00824E7F">
        <w:rPr>
          <w:rStyle w:val="CommentReference"/>
        </w:rPr>
        <w:commentReference w:id="14"/>
      </w:r>
      <w:r>
        <w:t>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get2DPeakDataLong</w:t>
      </w:r>
      <w:r>
        <w:t>) provides a simple way to do this for MS1 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 “Spectrum and Chromatogram” documentation module was empty at the time of writing (February 2025).</w:t>
      </w:r>
    </w:p>
    <w:p w14:paraId="394A63DB" w14:textId="77777777" w:rsidR="00A911CA" w:rsidRDefault="00000000">
      <w:pPr>
        <w:pStyle w:val="BodyText"/>
      </w:pPr>
      <w:r>
        <w:t>mz5’s documentation was remarkably sparse, especially considering it was one of the earliest mzML formats and is supported by Proteowizard. Crucially, the original paper</w:t>
      </w:r>
      <w:r>
        <w:rPr>
          <w:vertAlign w:val="superscript"/>
        </w:rPr>
        <w:t>6</w:t>
      </w:r>
      <w:r>
        <w:t xml:space="preserve"> </w:t>
      </w:r>
      <w:r>
        <w:lastRenderedPageBreak/>
        <w:t>contains links to a website (</w:t>
      </w:r>
      <w:hyperlink r:id="rId13">
        <w:r>
          <w:rPr>
            <w:rStyle w:val="Hyperlink"/>
          </w:rPr>
          <w:t>https://software.steenlab.org/mz5</w:t>
        </w:r>
      </w:hyperlink>
      <w:r>
        <w:t>) which currently returns an HTTP error 500. A Python library (pymz5) exists but requires an old version of Python (2.7 or 3.2) and hasn’t been updated in 12 years and is predominately a simple fork of h5py</w:t>
      </w:r>
      <w:r>
        <w:rPr>
          <w:vertAlign w:val="superscript"/>
        </w:rPr>
        <w:t>27</w:t>
      </w:r>
      <w:r>
        <w:t xml:space="preserve"> with three mz5-specific commits on top. Most problematically, we were unable to determine how mz5 stores precursor </w:t>
      </w:r>
      <w:r>
        <w:rPr>
          <w:i/>
          <w:iCs/>
        </w:rPr>
        <w:t>m/z</w:t>
      </w:r>
      <w:r>
        <w:t xml:space="preserve"> ratios, making the fragment and precursor searches impossible. This was largely due to the variable-length nested compound structures mz5 that are not supported in all APIs, e.g. Java.</w:t>
      </w:r>
      <w:r>
        <w:rPr>
          <w:vertAlign w:val="superscript"/>
        </w:rPr>
        <w:t>5</w:t>
      </w:r>
    </w:p>
    <w:p w14:paraId="75E5ACF6" w14:textId="77777777" w:rsidR="00A911CA" w:rsidRDefault="00000000">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relevant information. </w:t>
      </w:r>
      <w:commentRangeStart w:id="15"/>
      <w:r>
        <w:t>Additionally, its failure to implement the clever bounding box and run slice scheme for MS/MS data negated with our ability to avoid parsing every MS/MS spectrum when performing precursor and fragment searches.</w:t>
      </w:r>
      <w:commentRangeEnd w:id="15"/>
      <w:r w:rsidR="00824E7F">
        <w:rPr>
          <w:rStyle w:val="CommentReference"/>
        </w:rPr>
        <w:commentReference w:id="15"/>
      </w:r>
    </w:p>
    <w:p w14:paraId="07294DF6" w14:textId="77777777" w:rsidR="00A911CA" w:rsidRDefault="00000000">
      <w:pPr>
        <w:pStyle w:val="BodyText"/>
      </w:pPr>
      <w:r>
        <w:t xml:space="preserve">MZA provides a complementary Python package, </w:t>
      </w:r>
      <w:r>
        <w:rPr>
          <w:rStyle w:val="VerbatimChar"/>
        </w:rPr>
        <w:t>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 </w:t>
      </w:r>
      <w:r>
        <w:rPr>
          <w:rStyle w:val="VerbatimChar"/>
        </w:rPr>
        <w:t>mzapy</w:t>
      </w:r>
      <w:r>
        <w:t xml:space="preserve"> 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 </w:t>
      </w:r>
      <w:r>
        <w:rPr>
          <w:rStyle w:val="VerbatimChar"/>
        </w:rPr>
        <w:t>mzapy</w:t>
      </w:r>
      <w:r>
        <w:t xml:space="preserve"> also provides good support for ion mobility extraction but fails to index MS/MS information or provide any clear way to extract fragments by </w:t>
      </w:r>
      <w:r>
        <w:rPr>
          <w:i/>
          <w:iCs/>
        </w:rPr>
        <w:t>m/z</w:t>
      </w:r>
      <w:r>
        <w:t xml:space="preserve"> or precursor.</w:t>
      </w:r>
    </w:p>
    <w:p w14:paraId="56A07BC1" w14:textId="77777777" w:rsidR="00A911CA" w:rsidRDefault="00000000">
      <w:pPr>
        <w:pStyle w:val="BodyText"/>
      </w:pPr>
      <w:r>
        <w:t xml:space="preserve">MZTree and mzMD provide a slightly strange interface to MS data, requiring a separate Java server that is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 </w:t>
      </w:r>
      <w:r>
        <w:rPr>
          <w:i/>
          <w:iCs/>
        </w:rPr>
        <w:t>m/z</w:t>
      </w:r>
      <w:r>
        <w:t xml:space="preserve"> 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p w14:paraId="65B88D74" w14:textId="77777777" w:rsidR="00A911CA" w:rsidRDefault="00000000">
      <w:pPr>
        <w:pStyle w:val="Heading2"/>
      </w:pPr>
      <w:bookmarkStart w:id="16" w:name="X5c8fb0c62a7faadaf231d39597b135cd0391563"/>
      <w:bookmarkEnd w:id="9"/>
      <w:bookmarkEnd w:id="12"/>
      <w:r>
        <w:lastRenderedPageBreak/>
        <w:t>SQL-based parsers were simple to write and use</w:t>
      </w:r>
    </w:p>
    <w:p w14:paraId="74177C05" w14:textId="77777777" w:rsidR="00A911CA" w:rsidRDefault="00000000">
      <w:pPr>
        <w:pStyle w:val="FirstParagraph"/>
      </w:pPr>
      <w:r>
        <w:t xml:space="preserve">We then used custom code to convert the mzML files into SQLite and DuckDB databases using a simple schema for full scan (MS1) and MS/MS (MS2) data. The MS1 table consisted simply of fields for filename, scan index, retention time, </w:t>
      </w:r>
      <w:r>
        <w:rPr>
          <w:i/>
          <w:iCs/>
        </w:rPr>
        <w:t>m/z</w:t>
      </w:r>
      <w:r>
        <w:t xml:space="preserve"> ratio, and intensity. The MS2 table consisted of the same fields except that the </w:t>
      </w:r>
      <w:r>
        <w:rPr>
          <w:i/>
          <w:iCs/>
        </w:rPr>
        <w:t>m/z</w:t>
      </w:r>
      <w:r>
        <w:t xml:space="preserve"> column was separated into precursor and fragment </w:t>
      </w:r>
      <w:r>
        <w:rPr>
          <w:i/>
          <w:iCs/>
        </w:rPr>
        <w:t>m/z</w:t>
      </w:r>
      <w:r>
        <w:t>.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MS1 and MS2 table into Parquet representations for comparison using the same field/column schema.</w:t>
      </w:r>
    </w:p>
    <w:p w14:paraId="43FDC6B3" w14:textId="77777777" w:rsidR="00A911CA" w:rsidRDefault="00000000">
      <w:pPr>
        <w:pStyle w:val="BodyText"/>
      </w:pPr>
      <w:r>
        <w:t>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14:paraId="79BC96AB" w14:textId="77777777" w:rsidR="00A911CA" w:rsidRDefault="00000000">
      <w:pPr>
        <w:pStyle w:val="BodyText"/>
      </w:pPr>
      <w:r>
        <w:t xml:space="preserve">Querying the MS1 and MS2 tables was also very straightforward. After establishing a connection to the database, the six queries could be asked using nearly human-readable SQL syntax. Requesting the thousandth MS1 scan by number consisted simply of </w:t>
      </w:r>
      <w:r>
        <w:rPr>
          <w:rStyle w:val="VerbatimChar"/>
        </w:rPr>
        <w:t>SELECT * FROM MS1 WHERE id = 1000</w:t>
      </w:r>
      <w:r>
        <w:t xml:space="preserve"> passed along to the </w:t>
      </w:r>
      <w:r>
        <w:rPr>
          <w:rStyle w:val="VerbatimChar"/>
        </w:rPr>
        <w:t>pandas.read_sql_query</w:t>
      </w:r>
      <w:r>
        <w:t xml:space="preserve"> function. More complicated queries such as retention time range (</w:t>
      </w:r>
      <w:r>
        <w:rPr>
          <w:rStyle w:val="VerbatimChar"/>
        </w:rPr>
        <w:t>SELECT * FROM MS1 WHERE rt BETWEEN 6 AND 8</w:t>
      </w:r>
      <w:r>
        <w:t>) and a precursor mass search (</w:t>
      </w:r>
      <w:r>
        <w:rPr>
          <w:rStyle w:val="VerbatimChar"/>
        </w:rPr>
        <w:t>SELECT * FROM MS2 WHERE premz BETWEEN 118.086 AND 118.087</w:t>
      </w:r>
      <w:r>
        <w:t>) were similarly intuitive.</w:t>
      </w:r>
    </w:p>
    <w:p w14:paraId="52ED0F90" w14:textId="77777777" w:rsidR="00A911CA" w:rsidRDefault="00000000">
      <w:pPr>
        <w:pStyle w:val="Heading2"/>
      </w:pPr>
      <w:bookmarkStart w:id="17" w:name="X6a790e615fb405311c23ca5ebace239bd801021"/>
      <w:bookmarkEnd w:id="16"/>
      <w:r>
        <w:t>Time and space requirements for a single DDA file across formats</w:t>
      </w:r>
    </w:p>
    <w:p w14:paraId="6B7AE173" w14:textId="77777777" w:rsidR="00A911CA" w:rsidRDefault="00000000">
      <w:pPr>
        <w:pStyle w:val="Heading3"/>
      </w:pPr>
      <w:bookmarkStart w:id="18" w:name="spectrum-extraction"/>
      <w:r>
        <w:t>Spectrum extraction</w:t>
      </w:r>
    </w:p>
    <w:p w14:paraId="6427E652" w14:textId="0E9093B8" w:rsidR="00A911CA" w:rsidRDefault="00000000">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2A and 2D). Here, we found that the mzML and mzMLb file types were consistently the slowest to parse the mzML file type and required multiple seconds, likely highlighting inefficiencies in the </w:t>
      </w:r>
      <w:r>
        <w:rPr>
          <w:rStyle w:val="VerbatimChar"/>
        </w:rPr>
        <w:t>pyteomics</w:t>
      </w:r>
      <w:r>
        <w:t xml:space="preserve"> package used to parse both file types. </w:t>
      </w:r>
      <w:r>
        <w:rPr>
          <w:rStyle w:val="VerbatimChar"/>
        </w:rPr>
        <w:t>pyopenms</w:t>
      </w:r>
      <w:r>
        <w:t xml:space="preserve"> also struggled to open and extract a specific scan, requiring several seconds due in large part to the expensive initiation function, after which requests were orders of magnitude faster (Supplemental Figure XX). </w:t>
      </w:r>
      <w:commentRangeStart w:id="19"/>
      <w:r>
        <w:t xml:space="preserve">It is also worth noting that while </w:t>
      </w:r>
      <w:proofErr w:type="gramStart"/>
      <w:r>
        <w:t>both of these</w:t>
      </w:r>
      <w:proofErr w:type="gramEnd"/>
      <w:r>
        <w:t xml:space="preserve"> packages provided rapid extraction of a </w:t>
      </w:r>
      <w:r>
        <w:rPr>
          <w:i/>
          <w:iCs/>
        </w:rPr>
        <w:t>random</w:t>
      </w:r>
      <w:r>
        <w:t xml:space="preserve"> spectrum, a significant overhead was introduced by needing to scan through the file to find a </w:t>
      </w:r>
      <w:r>
        <w:rPr>
          <w:i/>
          <w:iCs/>
        </w:rPr>
        <w:t>specific</w:t>
      </w:r>
      <w:r>
        <w:t xml:space="preserve"> spectrum by scan number</w:t>
      </w:r>
      <w:ins w:id="20" w:author="Sam LaRue" w:date="2025-04-23T17:50:00Z" w16du:dateUtc="2025-04-24T00:50:00Z">
        <w:r w:rsidR="003056C7">
          <w:t xml:space="preserve">. This is </w:t>
        </w:r>
        <w:proofErr w:type="spellStart"/>
        <w:r w:rsidR="003056C7">
          <w:t>beacause</w:t>
        </w:r>
      </w:ins>
      <w:proofErr w:type="spellEnd"/>
      <w:del w:id="21" w:author="Sam LaRue" w:date="2025-04-23T17:50:00Z" w16du:dateUtc="2025-04-24T00:50:00Z">
        <w:r w:rsidDel="003056C7">
          <w:delText xml:space="preserve"> as</w:delText>
        </w:r>
      </w:del>
      <w:r>
        <w:t xml:space="preserve"> scans are not always consecutive (e.g. during multiple MS experiments, polarity-switching runs, or </w:t>
      </w:r>
      <w:r>
        <w:lastRenderedPageBreak/>
        <w:t>when scans have been filtered out during conversion</w:t>
      </w:r>
      <w:proofErr w:type="gramStart"/>
      <w:r>
        <w:t>)</w:t>
      </w:r>
      <w:proofErr w:type="gramEnd"/>
      <w:r>
        <w:t xml:space="preserve"> and no metadata was obviously available that would have allowed using the index directly to a specific scan.</w:t>
      </w:r>
      <w:commentRangeEnd w:id="19"/>
      <w:r w:rsidR="003056C7">
        <w:rPr>
          <w:rStyle w:val="CommentReference"/>
        </w:rPr>
        <w:commentReference w:id="19"/>
      </w:r>
    </w:p>
    <w:p w14:paraId="69BBC735" w14:textId="77777777" w:rsidR="00A911CA" w:rsidRDefault="00000000">
      <w:pPr>
        <w:pStyle w:val="BodyText"/>
      </w:pPr>
      <w:r>
        <w:rPr>
          <w:noProof/>
        </w:rPr>
        <w:drawing>
          <wp:inline distT="0" distB="0" distL="0" distR="0" wp14:anchorId="00636D09" wp14:editId="015A94AA">
            <wp:extent cx="5943600" cy="4572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gures/singlefile_fig.png"/>
                    <pic:cNvPicPr>
                      <a:picLocks noChangeAspect="1" noChangeArrowheads="1"/>
                    </pic:cNvPicPr>
                  </pic:nvPicPr>
                  <pic:blipFill>
                    <a:blip r:embed="rId14"/>
                    <a:stretch>
                      <a:fillRect/>
                    </a:stretch>
                  </pic:blipFill>
                  <pic:spPr bwMode="auto">
                    <a:xfrm>
                      <a:off x="0" y="0"/>
                      <a:ext cx="5943600" cy="4572000"/>
                    </a:xfrm>
                    <a:prstGeom prst="rect">
                      <a:avLst/>
                    </a:prstGeom>
                    <a:noFill/>
                    <a:ln w="9525">
                      <a:noFill/>
                      <a:headEnd/>
                      <a:tailEnd/>
                    </a:ln>
                  </pic:spPr>
                </pic:pic>
              </a:graphicData>
            </a:graphic>
          </wp:inline>
        </w:drawing>
      </w:r>
    </w:p>
    <w:p w14:paraId="63D619EA" w14:textId="77777777" w:rsidR="00A911CA" w:rsidRDefault="00000000">
      <w:pPr>
        <w:pStyle w:val="BodyText"/>
      </w:pPr>
      <w:commentRangeStart w:id="22"/>
      <w:r>
        <w:rPr>
          <w:i/>
          <w:iCs/>
        </w:rPr>
        <w:t>Figure 2</w:t>
      </w:r>
      <w:commentRangeEnd w:id="22"/>
      <w:r w:rsidR="003056C7">
        <w:rPr>
          <w:rStyle w:val="CommentReference"/>
        </w:rPr>
        <w:commentReference w:id="22"/>
      </w:r>
      <w:r>
        <w:rPr>
          <w:i/>
          <w:iCs/>
        </w:rPr>
        <w:t>: Query time for the six data extraction methods and the associated file sizes for all 13 methods explored in this paper. The left six panels show boxplots representing the time required in seconds to extract an full scan spectrum (A), an ion chromatogram (B), all data within a retention time range (C), an MS/MS scan (D), the fragments of a specified precursor (E), and all precursors with a specified fragment (F). The error in the boxplot is composed of timing information for 10 repeated queries, each of a different target scan number, retention time (RT), or m/z. The right panel (G) shows a barplot of the size on disk in megabytes (MB) occupied by each file type.</w:t>
      </w:r>
    </w:p>
    <w:p w14:paraId="27AD01CC" w14:textId="77777777" w:rsidR="00A911CA" w:rsidRDefault="00000000">
      <w:pPr>
        <w:pStyle w:val="BodyText"/>
      </w:pPr>
      <w:r>
        <w:rPr>
          <w:noProof/>
        </w:rPr>
        <w:lastRenderedPageBreak/>
        <w:drawing>
          <wp:inline distT="0" distB="0" distL="0" distR="0" wp14:anchorId="0B05FF8D" wp14:editId="00297225">
            <wp:extent cx="5943600" cy="4572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supp_preload_fig.png"/>
                    <pic:cNvPicPr>
                      <a:picLocks noChangeAspect="1" noChangeArrowheads="1"/>
                    </pic:cNvPicPr>
                  </pic:nvPicPr>
                  <pic:blipFill>
                    <a:blip r:embed="rId15"/>
                    <a:stretch>
                      <a:fillRect/>
                    </a:stretch>
                  </pic:blipFill>
                  <pic:spPr bwMode="auto">
                    <a:xfrm>
                      <a:off x="0" y="0"/>
                      <a:ext cx="5943600" cy="4572000"/>
                    </a:xfrm>
                    <a:prstGeom prst="rect">
                      <a:avLst/>
                    </a:prstGeom>
                    <a:noFill/>
                    <a:ln w="9525">
                      <a:noFill/>
                      <a:headEnd/>
                      <a:tailEnd/>
                    </a:ln>
                  </pic:spPr>
                </pic:pic>
              </a:graphicData>
            </a:graphic>
          </wp:inline>
        </w:drawing>
      </w:r>
    </w:p>
    <w:p w14:paraId="332AB624" w14:textId="77777777" w:rsidR="00A911CA" w:rsidRDefault="00000000">
      <w:pPr>
        <w:pStyle w:val="BodyText"/>
      </w:pPr>
      <w:r>
        <w:rPr>
          <w:i/>
          <w:iCs/>
        </w:rPr>
        <w:t>Supplemental figure XX: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p w14:paraId="089A646A" w14:textId="77777777" w:rsidR="00A911CA" w:rsidRDefault="00000000">
      <w:pPr>
        <w:pStyle w:val="BodyText"/>
      </w:pPr>
      <w:r>
        <w:t xml:space="preserve">The </w:t>
      </w:r>
      <w:r>
        <w:rPr>
          <w:rStyle w:val="VerbatimChar"/>
        </w:rPr>
        <w:t>pymzml</w:t>
      </w:r>
      <w:r>
        <w:t xml:space="preserve"> package was able to extract both MS1 and MS2 spectra from the mzML file nearly two orders of magnitude faster than the other mzML parsers, largely due to its use of naming the scans by their number and thus avoiding the expensive scan number extraction step. mzDB had the only notable difference between MS1 and MS2 scans, performing slightly better than </w:t>
      </w:r>
      <w:r>
        <w:rPr>
          <w:rStyle w:val="VerbatimChar"/>
        </w:rPr>
        <w:t>pyteomics</w:t>
      </w:r>
      <w:r>
        <w:t xml:space="preserve"> and </w:t>
      </w:r>
      <w:r>
        <w:rPr>
          <w:rStyle w:val="VerbatimChar"/>
        </w:rPr>
        <w:t>pyopenms</w:t>
      </w:r>
      <w:r>
        <w:t xml:space="preserve"> methods for MS1 data and significantly better for MS2 data, placing it approximately on par with </w:t>
      </w:r>
      <w:r>
        <w:rPr>
          <w:rStyle w:val="VerbatimChar"/>
        </w:rPr>
        <w:t>pymzml</w:t>
      </w:r>
      <w:r>
        <w:t xml:space="preserve"> 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p w14:paraId="260AE81D" w14:textId="77777777" w:rsidR="00A911CA" w:rsidRDefault="00000000">
      <w:pPr>
        <w:pStyle w:val="Heading3"/>
      </w:pPr>
      <w:bookmarkStart w:id="23" w:name="X950028fd92d630a7ed21f74e9d1215651dea257"/>
      <w:bookmarkEnd w:id="18"/>
      <w:commentRangeStart w:id="24"/>
      <w:r>
        <w:lastRenderedPageBreak/>
        <w:t>Chromatogram extraction and subsetting by retention time range</w:t>
      </w:r>
      <w:commentRangeEnd w:id="24"/>
      <w:r w:rsidR="003056C7">
        <w:rPr>
          <w:rStyle w:val="CommentReference"/>
          <w:rFonts w:asciiTheme="minorHAnsi" w:eastAsiaTheme="minorHAnsi" w:hAnsiTheme="minorHAnsi" w:cstheme="minorBidi"/>
          <w:b w:val="0"/>
          <w:bCs w:val="0"/>
        </w:rPr>
        <w:commentReference w:id="24"/>
      </w:r>
    </w:p>
    <w:p w14:paraId="0B775D75" w14:textId="77777777" w:rsidR="00A911CA" w:rsidRDefault="00000000">
      <w:pPr>
        <w:pStyle w:val="FirstParagraph"/>
      </w:pPr>
      <w:r>
        <w:t xml:space="preserve">Ion chromatogram extraction and retention time range subsets were a key metric for us, corresponding to essential tasks in chromatographic peakpicking and adduct, isotope, and in-source fragment detection (Figure 2B and 2C). EIC query times here were universally slower than those for a single spectrum extraction, reflecting the way in which a scan-based file type is sub-optimal for chromatogram extraction because each scan must be parsed to find data within a given </w:t>
      </w:r>
      <w:r>
        <w:rPr>
          <w:i/>
          <w:iCs/>
        </w:rPr>
        <w:t>m/z</w:t>
      </w:r>
      <w:r>
        <w:t xml:space="preserve"> range. MZA and mz5 particularly suffered, with this query type entirely negating the advantages of the HDF5 file structure.</w:t>
      </w:r>
    </w:p>
    <w:p w14:paraId="7D48F877" w14:textId="77777777" w:rsidR="00A911CA" w:rsidRDefault="00000000">
      <w:pPr>
        <w:pStyle w:val="BodyText"/>
      </w:pPr>
      <w:r>
        <w:t>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MS/MS data).</w:t>
      </w:r>
    </w:p>
    <w:p w14:paraId="7370D873" w14:textId="77777777" w:rsidR="00A911CA" w:rsidRDefault="00000000">
      <w:pPr>
        <w:pStyle w:val="BodyText"/>
      </w:pPr>
      <w:r>
        <w:t>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14:paraId="4B2CB148" w14:textId="77777777" w:rsidR="00A911CA" w:rsidRDefault="00000000">
      <w:pPr>
        <w:pStyle w:val="BodyText"/>
      </w:pPr>
      <w:r>
        <w:t>Retention time range extraction times were an average of the single-spectrum extraction and the chromatogram extraction times across the board, potentially hinting at a major predictive factor in timing estimation being the total amount of scan parsing required.</w:t>
      </w:r>
    </w:p>
    <w:p w14:paraId="0C99FA97" w14:textId="77777777" w:rsidR="00A911CA" w:rsidRDefault="00000000">
      <w:pPr>
        <w:pStyle w:val="Heading3"/>
      </w:pPr>
      <w:bookmarkStart w:id="25" w:name="msms-precursor-and-fragment-search"/>
      <w:bookmarkEnd w:id="23"/>
      <w:r>
        <w:t>MS/MS precursor and fragment search</w:t>
      </w:r>
    </w:p>
    <w:p w14:paraId="0A2F27C2" w14:textId="77777777" w:rsidR="00A911CA" w:rsidRDefault="00000000">
      <w:pPr>
        <w:pStyle w:val="FirstParagraph"/>
      </w:pPr>
      <w:r>
        <w:t>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2E and 2F).</w:t>
      </w:r>
    </w:p>
    <w:p w14:paraId="4E14FA18" w14:textId="77777777" w:rsidR="00A911CA" w:rsidRDefault="00000000">
      <w:pPr>
        <w:pStyle w:val="BodyText"/>
      </w:pPr>
      <w:r>
        <w:t xml:space="preserve">All existing MS data types required multiple seconds to perform a single fragment search (Figure 2F),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2E), which benefited significantly from </w:t>
      </w:r>
      <w:r>
        <w:lastRenderedPageBreak/>
        <w:t>constructing a single bounding box for all MS/MS information that requires a single decoding into computer memory, though this strategy will fail for any file with sufficiently large MS/MS data.</w:t>
      </w:r>
    </w:p>
    <w:p w14:paraId="15CB428A" w14:textId="77777777" w:rsidR="00A911CA" w:rsidRDefault="00000000">
      <w:pPr>
        <w:pStyle w:val="Heading3"/>
      </w:pPr>
      <w:bookmarkStart w:id="26" w:name="file-sizes"/>
      <w:bookmarkEnd w:id="25"/>
      <w:r>
        <w:t>File sizes</w:t>
      </w:r>
    </w:p>
    <w:p w14:paraId="31C4571D" w14:textId="77777777" w:rsidR="00A911CA" w:rsidRDefault="00000000">
      <w:pPr>
        <w:pStyle w:val="FirstParagraph"/>
      </w:pPr>
      <w:r>
        <w:t>File size is another important constraint on the efficacy of various MS formats. We measured the size on disk of each of the file types and found that they varied by approximately an order of magnitude, with HDF-based file types hovering around one-third the size of the mzML (mzML size = 75 megabytes (MB), mzMLb = 18 MB, mz5 = 23 MB) while mzDB and mzMD were larger (95 MB and 99 MB, respectively). The SQLite object was the largest on disk of all the file types, nearly tripling the mzML’s size at 197 MB, while DuckDB improved on MZA at two-thirds of the mzML (42 MB and 55 MB, respectively) and Parquet improved slightly upon that again (30 MB total) with its columnar-based storage format (Figure 2G).</w:t>
      </w:r>
    </w:p>
    <w:p w14:paraId="544EC91A" w14:textId="77777777" w:rsidR="00A911CA" w:rsidRDefault="00000000">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 </w:t>
      </w:r>
      <w:r>
        <w:rPr>
          <w:rStyle w:val="VerbatimChar"/>
        </w:rPr>
        <w:t>msconvert</w:t>
      </w:r>
      <w:r>
        <w:t xml:space="preserve"> containing only MS1 scans was 58 MB, a 23% size reduction. The SQLite, DuckDB, and Parquet formats also lack the extensive scan and file metadata that’s present in the other file types, though it is difficult to estimate the fraction of disk space allocated for this (and which will depend upon the precise definition of metadata).</w:t>
      </w:r>
    </w:p>
    <w:p w14:paraId="6D85D4EA" w14:textId="77777777" w:rsidR="00A911CA" w:rsidRDefault="00000000">
      <w:pPr>
        <w:pStyle w:val="Heading2"/>
      </w:pPr>
      <w:bookmarkStart w:id="27" w:name="timings-for-multiple-chromatograms"/>
      <w:bookmarkEnd w:id="17"/>
      <w:bookmarkEnd w:id="26"/>
      <w:r>
        <w:t>Timings for multiple chromatograms</w:t>
      </w:r>
    </w:p>
    <w:p w14:paraId="4246197B" w14:textId="77777777" w:rsidR="00A911CA" w:rsidRDefault="00000000">
      <w:pPr>
        <w:pStyle w:val="FirstParagraph"/>
      </w:pPr>
      <w:r>
        <w:t>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w:t>
      </w:r>
    </w:p>
    <w:p w14:paraId="164C62EC" w14:textId="77777777" w:rsidR="00A911CA" w:rsidRDefault="00000000">
      <w:pPr>
        <w:pStyle w:val="BodyText"/>
      </w:pPr>
      <w:r>
        <w:rPr>
          <w:noProof/>
        </w:rPr>
        <w:lastRenderedPageBreak/>
        <w:drawing>
          <wp:inline distT="0" distB="0" distL="0" distR="0" wp14:anchorId="510CAACA" wp14:editId="6E00EDCF">
            <wp:extent cx="5943600" cy="457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multichrom_fig.png"/>
                    <pic:cNvPicPr>
                      <a:picLocks noChangeAspect="1" noChangeArrowheads="1"/>
                    </pic:cNvPicPr>
                  </pic:nvPicPr>
                  <pic:blipFill>
                    <a:blip r:embed="rId16"/>
                    <a:stretch>
                      <a:fillRect/>
                    </a:stretch>
                  </pic:blipFill>
                  <pic:spPr bwMode="auto">
                    <a:xfrm>
                      <a:off x="0" y="0"/>
                      <a:ext cx="5943600" cy="4572000"/>
                    </a:xfrm>
                    <a:prstGeom prst="rect">
                      <a:avLst/>
                    </a:prstGeom>
                    <a:noFill/>
                    <a:ln w="9525">
                      <a:noFill/>
                      <a:headEnd/>
                      <a:tailEnd/>
                    </a:ln>
                  </pic:spPr>
                </pic:pic>
              </a:graphicData>
            </a:graphic>
          </wp:inline>
        </w:drawing>
      </w:r>
    </w:p>
    <w:p w14:paraId="0B7BA60B" w14:textId="77777777" w:rsidR="00A911CA" w:rsidRDefault="00000000">
      <w:pPr>
        <w:pStyle w:val="BodyText"/>
      </w:pPr>
      <w:r>
        <w:rPr>
          <w:i/>
          <w:iCs/>
        </w:rPr>
        <w:t>Figure 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14:paraId="219DB137" w14:textId="77777777" w:rsidR="00A911CA" w:rsidRDefault="00000000">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 </w:t>
      </w:r>
      <w:commentRangeStart w:id="28"/>
      <w:proofErr w:type="spellStart"/>
      <w:r>
        <w:t>pyteomics</w:t>
      </w:r>
      <w:proofErr w:type="spellEnd"/>
      <w:r>
        <w:t xml:space="preserve"> </w:t>
      </w:r>
      <w:commentRangeEnd w:id="28"/>
      <w:r w:rsidR="003056C7">
        <w:rPr>
          <w:rStyle w:val="CommentReference"/>
        </w:rPr>
        <w:commentReference w:id="28"/>
      </w:r>
      <w:r>
        <w:t xml:space="preserve">and </w:t>
      </w:r>
      <w:proofErr w:type="spellStart"/>
      <w:r>
        <w:t>pyopenms</w:t>
      </w:r>
      <w:proofErr w:type="spellEnd"/>
      <w:r>
        <w:t xml:space="preserve"> both had significant overhead upon initial load that resulted in faster query times afterward that performed better than a 1:1 extrapolation would expect, with pyopenms matching SQLite’s speed after 10 chromatograms and Parquet’s speed after 30. </w:t>
      </w:r>
      <w:commentRangeStart w:id="29"/>
      <w:r>
        <w:t>Interestingly, the methods that had a best-fit linear slope less than 1:1 also all had exponential fits</w:t>
      </w:r>
      <w:commentRangeEnd w:id="29"/>
      <w:r w:rsidR="002E3382">
        <w:rPr>
          <w:rStyle w:val="CommentReference"/>
        </w:rPr>
        <w:commentReference w:id="29"/>
      </w:r>
      <w:r>
        <w:t xml:space="preserve">, with performance at high chromatogram number </w:t>
      </w:r>
      <w:proofErr w:type="gramStart"/>
      <w:r>
        <w:t>actually worse</w:t>
      </w:r>
      <w:proofErr w:type="gramEnd"/>
      <w:r>
        <w:t xml:space="preserve"> than would be expected from a prediction fit to the timings for 1 and 3 chromatogram extractions (Supplemental figure XX).</w:t>
      </w:r>
    </w:p>
    <w:p w14:paraId="39A44DD1" w14:textId="77777777" w:rsidR="00A911CA" w:rsidRDefault="00000000">
      <w:pPr>
        <w:pStyle w:val="BodyText"/>
      </w:pPr>
      <w:r>
        <w:rPr>
          <w:noProof/>
        </w:rPr>
        <w:lastRenderedPageBreak/>
        <w:drawing>
          <wp:inline distT="0" distB="0" distL="0" distR="0" wp14:anchorId="34B0120A" wp14:editId="61B0DC94">
            <wp:extent cx="5943600" cy="4572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ures/supp_multichrom_facets.png"/>
                    <pic:cNvPicPr>
                      <a:picLocks noChangeAspect="1" noChangeArrowheads="1"/>
                    </pic:cNvPicPr>
                  </pic:nvPicPr>
                  <pic:blipFill>
                    <a:blip r:embed="rId17"/>
                    <a:stretch>
                      <a:fillRect/>
                    </a:stretch>
                  </pic:blipFill>
                  <pic:spPr bwMode="auto">
                    <a:xfrm>
                      <a:off x="0" y="0"/>
                      <a:ext cx="5943600" cy="4572000"/>
                    </a:xfrm>
                    <a:prstGeom prst="rect">
                      <a:avLst/>
                    </a:prstGeom>
                    <a:noFill/>
                    <a:ln w="9525">
                      <a:noFill/>
                      <a:headEnd/>
                      <a:tailEnd/>
                    </a:ln>
                  </pic:spPr>
                </pic:pic>
              </a:graphicData>
            </a:graphic>
          </wp:inline>
        </w:drawing>
      </w:r>
    </w:p>
    <w:p w14:paraId="6F4A25A9" w14:textId="77777777" w:rsidR="00A911CA" w:rsidRDefault="00000000">
      <w:pPr>
        <w:pStyle w:val="BodyText"/>
      </w:pPr>
      <w:r>
        <w:rPr>
          <w:i/>
          <w:iCs/>
        </w:rPr>
        <w:t>Supplemental figure XX: Data from main text Figure 3 with independent y-axes showing scatter plots of the time required to extract multiple chromatograms using various methods on logarithmic axes. Best-fit linear models have been added for each method and are shown behind triplicate timing measurements, while the black line shows a 1:1 slope intercepting the first data point to show nonlinear behavior with additional chromatograms. Transparent intervals around each best-fit line show a single standard error of the mean.</w:t>
      </w:r>
    </w:p>
    <w:p w14:paraId="0A93C354" w14:textId="77777777" w:rsidR="00A911CA" w:rsidRDefault="00000000">
      <w:pPr>
        <w:pStyle w:val="BodyText"/>
      </w:pPr>
      <w:r>
        <w:t xml:space="preserve">We also explored whether database queries could be improved via the use of either a unified query (single SQL statement with multiple OR clauses for each ion’s </w:t>
      </w:r>
      <w:r>
        <w:rPr>
          <w:i/>
          <w:iCs/>
        </w:rPr>
        <w:t>m/z</w:t>
      </w:r>
      <w:r>
        <w:t xml:space="preserve"> range) or a non-equi join between a peak table with </w:t>
      </w:r>
      <w:r>
        <w:rPr>
          <w:i/>
          <w:iCs/>
        </w:rPr>
        <w:t>m/z</w:t>
      </w:r>
      <w:r>
        <w:t xml:space="preserve"> minimum and maximum columns (Supplemental Figure XX).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p w14:paraId="61B9159A" w14:textId="77777777" w:rsidR="00A911CA" w:rsidRDefault="00000000">
      <w:pPr>
        <w:pStyle w:val="BodyText"/>
      </w:pPr>
      <w:r>
        <w:rPr>
          <w:noProof/>
        </w:rPr>
        <w:lastRenderedPageBreak/>
        <w:drawing>
          <wp:inline distT="0" distB="0" distL="0" distR="0" wp14:anchorId="590AF687" wp14:editId="14A06DF1">
            <wp:extent cx="5943600" cy="4572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figures/supp_dbloopjoinuni.png"/>
                    <pic:cNvPicPr>
                      <a:picLocks noChangeAspect="1" noChangeArrowheads="1"/>
                    </pic:cNvPicPr>
                  </pic:nvPicPr>
                  <pic:blipFill>
                    <a:blip r:embed="rId18"/>
                    <a:stretch>
                      <a:fillRect/>
                    </a:stretch>
                  </pic:blipFill>
                  <pic:spPr bwMode="auto">
                    <a:xfrm>
                      <a:off x="0" y="0"/>
                      <a:ext cx="5943600" cy="4572000"/>
                    </a:xfrm>
                    <a:prstGeom prst="rect">
                      <a:avLst/>
                    </a:prstGeom>
                    <a:noFill/>
                    <a:ln w="9525">
                      <a:noFill/>
                      <a:headEnd/>
                      <a:tailEnd/>
                    </a:ln>
                  </pic:spPr>
                </pic:pic>
              </a:graphicData>
            </a:graphic>
          </wp:inline>
        </w:drawing>
      </w:r>
    </w:p>
    <w:p w14:paraId="147E959B" w14:textId="77777777" w:rsidR="00A911CA" w:rsidRDefault="00000000">
      <w:pPr>
        <w:pStyle w:val="BodyText"/>
      </w:pPr>
      <w:r>
        <w:rPr>
          <w:i/>
          <w:iCs/>
        </w:rPr>
        <w:t>Supplemental figure XX: Scatter showing time required to extract chromatograms from SQLite, DuckDB, and Parquet databases using different methods denoted by color. Ten replicates are shown for each data point.</w:t>
      </w:r>
    </w:p>
    <w:p w14:paraId="573E1AEC" w14:textId="77777777" w:rsidR="00A911CA" w:rsidRDefault="00000000">
      <w:pPr>
        <w:pStyle w:val="Heading2"/>
      </w:pPr>
      <w:bookmarkStart w:id="30" w:name="Xd8f33704458ee629957f45a9187a2869f82b427"/>
      <w:bookmarkEnd w:id="27"/>
      <w:r>
        <w:t>Database optimization via indices/ordering and multi-file constructions</w:t>
      </w:r>
    </w:p>
    <w:p w14:paraId="049BB1BF" w14:textId="77777777" w:rsidR="00A911CA" w:rsidRDefault="00000000">
      <w:pPr>
        <w:pStyle w:val="FirstParagraph"/>
      </w:pPr>
      <w:r>
        <w:t>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14:paraId="63FE8FFA" w14:textId="77777777" w:rsidR="00A911CA" w:rsidRDefault="00000000">
      <w:pPr>
        <w:pStyle w:val="BodyText"/>
      </w:pPr>
      <w:r>
        <w:t xml:space="preserve">We found that SQLite queries benefitted significantly from the construction of an index on the </w:t>
      </w:r>
      <w:r>
        <w:rPr>
          <w:i/>
          <w:iCs/>
        </w:rPr>
        <w:t>m/z</w:t>
      </w:r>
      <w:r>
        <w:t xml:space="preserve"> column when extracting chromatograms, improving lookup times by an order of magnitude (dropping from [0.3] seconds to [0.03 seconds], Figure 4). However, because the SQLite index is stored on disk alongside the data, this improvement also increased the file size by 33% from [150MB] to [210MB]. DuckDB also improved significantly with ordered data but to a smaller degree and surprisingly required additional space to do so, likely due to the reordering resulting in a different compression strategy (Figure 4). Parquet files had the smallest improvement upon data ordering but remained the same small size they were when unordered.</w:t>
      </w:r>
    </w:p>
    <w:p w14:paraId="37E64E60" w14:textId="77777777" w:rsidR="00A911CA" w:rsidRDefault="00000000">
      <w:pPr>
        <w:pStyle w:val="BodyText"/>
      </w:pPr>
      <w:r>
        <w:lastRenderedPageBreak/>
        <w:t>Crucially, these improvements also persisted when multiple files were stored in a single database. We built databases consisting of between 1 and 100 individual MS files and tested the time required to extract ion chromatograms from each after an index was constructed (Figure 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significantly less than one. This is what would be expected if the database was performing a simple binary search on the index, with an expected time efficiency of O(log(# of files)). However, DuckDB’s performance degrades at larger database sizes and approaches a 1:1 slope, possibly due to the overhead of reading large amounts of data into memory after it’s found. We additionally compared these values to the timings obtained from converting each file into its own database and looping over each of those to confirm the linearity of that response (Figure 4). Interestingly, SQLite timings were slightly better with multiple database files instead of one combined database (Figure 4).</w:t>
      </w:r>
    </w:p>
    <w:p w14:paraId="19598993" w14:textId="77777777" w:rsidR="00A911CA" w:rsidRDefault="00000000">
      <w:pPr>
        <w:pStyle w:val="BodyText"/>
      </w:pPr>
      <w:r>
        <w:rPr>
          <w:noProof/>
        </w:rPr>
        <w:drawing>
          <wp:inline distT="0" distB="0" distL="0" distR="0" wp14:anchorId="69A6624F" wp14:editId="2F164D89">
            <wp:extent cx="5943600" cy="320039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multifile_fig.png"/>
                    <pic:cNvPicPr>
                      <a:picLocks noChangeAspect="1" noChangeArrowheads="1"/>
                    </pic:cNvPicPr>
                  </pic:nvPicPr>
                  <pic:blipFill>
                    <a:blip r:embed="rId19"/>
                    <a:stretch>
                      <a:fillRect/>
                    </a:stretch>
                  </pic:blipFill>
                  <pic:spPr bwMode="auto">
                    <a:xfrm>
                      <a:off x="0" y="0"/>
                      <a:ext cx="5943600" cy="3200399"/>
                    </a:xfrm>
                    <a:prstGeom prst="rect">
                      <a:avLst/>
                    </a:prstGeom>
                    <a:noFill/>
                    <a:ln w="9525">
                      <a:noFill/>
                      <a:headEnd/>
                      <a:tailEnd/>
                    </a:ln>
                  </pic:spPr>
                </pic:pic>
              </a:graphicData>
            </a:graphic>
          </wp:inline>
        </w:drawing>
      </w:r>
    </w:p>
    <w:p w14:paraId="1AFF97EF" w14:textId="77777777" w:rsidR="00A911CA" w:rsidRDefault="00000000">
      <w:pPr>
        <w:pStyle w:val="BodyText"/>
      </w:pPr>
      <w:r>
        <w:rPr>
          <w:i/>
          <w:iCs/>
        </w:rPr>
        <w:t>Figure 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p w14:paraId="5A7462E5" w14:textId="77777777" w:rsidR="00A911CA" w:rsidRDefault="00000000">
      <w:pPr>
        <w:pStyle w:val="Heading1"/>
      </w:pPr>
      <w:bookmarkStart w:id="31" w:name="discussion"/>
      <w:bookmarkEnd w:id="8"/>
      <w:bookmarkEnd w:id="30"/>
      <w:r>
        <w:lastRenderedPageBreak/>
        <w:t>Discussion</w:t>
      </w:r>
    </w:p>
    <w:p w14:paraId="3E02D870" w14:textId="77777777" w:rsidR="00A911CA" w:rsidRDefault="00000000">
      <w:pPr>
        <w:pStyle w:val="FirstParagraph"/>
      </w:pPr>
      <w:r>
        <w:t>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14:paraId="0E361416" w14:textId="77777777" w:rsidR="00A911CA" w:rsidRDefault="00000000">
      <w:pPr>
        <w:pStyle w:val="BodyText"/>
      </w:pPr>
      <w:r>
        <w:t>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 Fig XX).</w:t>
      </w:r>
    </w:p>
    <w:p w14:paraId="4BAD49D6" w14:textId="77777777" w:rsidR="00A911CA" w:rsidRDefault="00000000">
      <w:pPr>
        <w:pStyle w:val="BodyText"/>
      </w:pPr>
      <w:r>
        <w:t>However, performant scan-based methods struggled significantly with chromatogram extraction because these axes are inherently orthogonal to each other. Here, mzDB performed quite well and was competitive with the specifically optimized mzTree and mzMD formats and pyopenms performed incredibly well when extracting multiple chromatograms via its 2DPeak method. Chromatograms (and retention time range queries) are of course only relevant for chromatography-based workflows but this type of analysis has become increasingly popular and we expect it to continue to do so, making ion extraction increasingly important. None of the existing MS formats we tested performed very well on MS/MS data, despite the growing availability of fragmentation data, though our use-case is oriented more towards exploration instead of comprehensive analysis.</w:t>
      </w:r>
    </w:p>
    <w:p w14:paraId="51F67946" w14:textId="77777777" w:rsidR="00A911CA" w:rsidRDefault="00000000">
      <w:pPr>
        <w:pStyle w:val="BodyText"/>
      </w:pPr>
      <w:r>
        <w:t>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p w14:paraId="779746CC" w14:textId="77777777" w:rsidR="00A911CA" w:rsidRDefault="00000000">
      <w:pPr>
        <w:pStyle w:val="Heading3"/>
      </w:pPr>
      <w:bookmarkStart w:id="32" w:name="timing-comparison-to-existing-literature"/>
      <w:r>
        <w:lastRenderedPageBreak/>
        <w:t>Timing comparison to existing literature</w:t>
      </w:r>
    </w:p>
    <w:p w14:paraId="0183EE2F" w14:textId="77777777" w:rsidR="00A911CA" w:rsidRDefault="00000000">
      <w:pPr>
        <w:pStyle w:val="FirstParagraph"/>
      </w:pPr>
      <w:r>
        <w:t>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14:paraId="3D552E1B" w14:textId="77777777" w:rsidR="00A911CA" w:rsidRDefault="00000000">
      <w:pPr>
        <w:pStyle w:val="BodyText"/>
      </w:pPr>
      <w:r>
        <w:rPr>
          <w:vertAlign w:val="superscript"/>
        </w:rPr>
        <w:t>6</w:t>
      </w:r>
      <w:r>
        <w:t xml:space="preserve"> </w:t>
      </w:r>
      <w:commentRangeStart w:id="33"/>
      <w:r>
        <w:t xml:space="preserve">performed </w:t>
      </w:r>
      <w:commentRangeEnd w:id="33"/>
      <w:r w:rsidR="002E3382">
        <w:rPr>
          <w:rStyle w:val="CommentReference"/>
        </w:rPr>
        <w:commentReference w:id="33"/>
      </w:r>
      <w:r>
        <w:t xml:space="preserve">comparisons between mz5 and mzML with results indicating that mz5 was three times faster than mzML parsers. Their values of 0.16 seconds per million </w:t>
      </w:r>
      <w:r>
        <w:rPr>
          <w:i/>
          <w:iCs/>
        </w:rPr>
        <w:t>m/z</w:t>
      </w:r>
      <w:r>
        <w:t xml:space="preserve">/intensity arrays correspond to an estimated query time of 0.13 milliseconds which is faster than our measured 3 milliseconds, </w:t>
      </w:r>
      <w:commentRangeStart w:id="34"/>
      <w:r>
        <w:t>though our mz5 file was approximately four times smaller (20% mzML size) instead of two times smaller (50%).</w:t>
      </w:r>
      <w:commentRangeEnd w:id="34"/>
      <w:r w:rsidR="002E3382">
        <w:rPr>
          <w:rStyle w:val="CommentReference"/>
        </w:rPr>
        <w:commentReference w:id="34"/>
      </w:r>
    </w:p>
    <w:p w14:paraId="07D6A205" w14:textId="77777777" w:rsidR="00A911CA" w:rsidRDefault="00000000">
      <w:pPr>
        <w:pStyle w:val="BodyText"/>
      </w:pPr>
      <w:r>
        <w:rPr>
          <w:vertAlign w:val="superscript"/>
        </w:rPr>
        <w:t>11</w:t>
      </w:r>
      <w:r>
        <w:t xml:space="preserve"> </w:t>
      </w:r>
      <w:commentRangeStart w:id="35"/>
      <w:r>
        <w:t xml:space="preserve">also </w:t>
      </w:r>
      <w:commentRangeEnd w:id="35"/>
      <w:r w:rsidR="002E3382">
        <w:rPr>
          <w:rStyle w:val="CommentReference"/>
        </w:rPr>
        <w:commentReference w:id="35"/>
      </w:r>
      <w:r>
        <w:t>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14:paraId="50126172" w14:textId="77777777" w:rsidR="00A911CA" w:rsidRDefault="00000000">
      <w:pPr>
        <w:pStyle w:val="BodyText"/>
      </w:pPr>
      <w:r>
        <w:t>MzTree</w:t>
      </w:r>
      <w:r>
        <w:rPr>
          <w:vertAlign w:val="superscript"/>
        </w:rPr>
        <w:t>12</w:t>
      </w:r>
      <w:r>
        <w:t xml:space="preserve"> 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14:paraId="6C314520" w14:textId="77777777" w:rsidR="00A911CA" w:rsidRDefault="00000000">
      <w:pPr>
        <w:pStyle w:val="BodyText"/>
      </w:pPr>
      <w:r>
        <w:t>The mzMD format</w:t>
      </w:r>
      <w:r>
        <w:rPr>
          <w:vertAlign w:val="superscript"/>
        </w:rPr>
        <w:t>13</w:t>
      </w:r>
      <w:r>
        <w:t xml:space="preserve"> 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 </w:t>
      </w:r>
      <w:r>
        <w:rPr>
          <w:i/>
          <w:iCs/>
        </w:rPr>
        <w:t>m/z</w:t>
      </w:r>
      <w:r>
        <w:t>/intensity tuple for a total size of 100MB in our test file which agrees reasonably well with our 72MB actual measurement. Their comparison to MzTree also agrees with our results as they report slightly larger disk usage and slightly better performance.</w:t>
      </w:r>
    </w:p>
    <w:p w14:paraId="3935E05A" w14:textId="77777777" w:rsidR="00A911CA" w:rsidRDefault="00000000">
      <w:pPr>
        <w:pStyle w:val="BodyText"/>
      </w:pPr>
      <w:r>
        <w:t>The mzMLb group</w:t>
      </w:r>
      <w:r>
        <w:rPr>
          <w:vertAlign w:val="superscript"/>
        </w:rPr>
        <w:t>5</w:t>
      </w:r>
      <w:r>
        <w:t xml:space="preserve"> reports only info for spectrum access at approximately 15ms/scan which agrees with our 5-100ms/scan estimates only if the data is loaded ahead of time. </w:t>
      </w:r>
      <w:commentRangeStart w:id="36"/>
      <w:r>
        <w:t xml:space="preserve">They perform extensive comparisons to mzML at varying compression methods and levels but our default options of 1024 KB chunk sizes for the mzMLb file and zlib but not numpress compression for the mzML resulting in timing values very similar between mzML and mzMLb using the pyteomics library for access. </w:t>
      </w:r>
      <w:commentRangeEnd w:id="36"/>
      <w:r w:rsidR="002E0B3D">
        <w:rPr>
          <w:rStyle w:val="CommentReference"/>
        </w:rPr>
        <w:commentReference w:id="36"/>
      </w:r>
      <w:r>
        <w:t xml:space="preserve">They also </w:t>
      </w:r>
      <w:proofErr w:type="gramStart"/>
      <w:r>
        <w:t>compared to</w:t>
      </w:r>
      <w:proofErr w:type="gramEnd"/>
      <w:r>
        <w:t xml:space="preserve"> the mz5 file </w:t>
      </w:r>
      <w:proofErr w:type="gramStart"/>
      <w:r>
        <w:t>type</w:t>
      </w:r>
      <w:proofErr w:type="gramEnd"/>
      <w:r>
        <w:t xml:space="preserve"> and we </w:t>
      </w:r>
      <w:proofErr w:type="gramStart"/>
      <w:r>
        <w:t>are able to</w:t>
      </w:r>
      <w:proofErr w:type="gramEnd"/>
      <w:r>
        <w:t xml:space="preserve"> validate their results of the mzML+</w:t>
      </w:r>
      <w:proofErr w:type="gramStart"/>
      <w:r>
        <w:t>zlib</w:t>
      </w:r>
      <w:proofErr w:type="gramEnd"/>
      <w:r>
        <w:t xml:space="preserve"> occupying significantly </w:t>
      </w:r>
      <w:r>
        <w:lastRenderedPageBreak/>
        <w:t>more space, though our mz5 parser outperformed theirs for full scan and MS/MS data by two orders of magnitude in time.</w:t>
      </w:r>
    </w:p>
    <w:p w14:paraId="62EC9CC2" w14:textId="77777777" w:rsidR="00A911CA" w:rsidRDefault="00000000">
      <w:pPr>
        <w:pStyle w:val="BodyText"/>
      </w:pPr>
      <w:r>
        <w:t>We were also unable to test several other recent and promising formats. Aird does not report full query times for any of the metrics reviewed here, though they claim their StackZDPD algorithm</w:t>
      </w:r>
      <w:r>
        <w:rPr>
          <w:vertAlign w:val="superscript"/>
        </w:rPr>
        <w:t>28</w:t>
      </w:r>
      <w:r>
        <w:t xml:space="preserve"> can improve decompression speed by three times and that the file size is 54% of the vendor file.</w:t>
      </w:r>
      <w:r>
        <w:rPr>
          <w:vertAlign w:val="superscript"/>
        </w:rPr>
        <w:t>16</w:t>
      </w:r>
      <w:r>
        <w:t xml:space="preserve"> Similarly, the toffee format for time-of-flight DIA data reports sizes about equal to vendor or 60% of centroid mzml + numpress with query speeds 4 times faster for scans (spectrum-centric, 2 seconds for mzML, 0.5 for toffee) and 100 times faster for chroms (peptide-centric, 168 seconds for mzML, 1.8 for toffee).</w:t>
      </w:r>
      <w:r>
        <w:rPr>
          <w:vertAlign w:val="superscript"/>
        </w:rPr>
        <w:t>8</w:t>
      </w:r>
      <w:r>
        <w:t xml:space="preserve"> The Unified Ion Mobility Format (UIMF,</w:t>
      </w:r>
      <w:r>
        <w:rPr>
          <w:vertAlign w:val="superscript"/>
        </w:rPr>
        <w:t>14</w:t>
      </w:r>
      <w:r>
        <w:t>) from Pacific Northwest National Laboratory format did not report direct comparisons to any of the available formats and thus we must remain unclear on its performance capabilities.</w:t>
      </w:r>
    </w:p>
    <w:p w14:paraId="2A46A3EE" w14:textId="77777777" w:rsidR="00A911CA" w:rsidRDefault="00000000">
      <w:pPr>
        <w:pStyle w:val="Heading3"/>
      </w:pPr>
      <w:bookmarkStart w:id="37" w:name="X02a5cdbf0140c7a9d8d3643e0b28b52ec7f36bd"/>
      <w:bookmarkEnd w:id="32"/>
      <w:r>
        <w:t>Fundamental inefficiencies in existing mass-spectrometry formats</w:t>
      </w:r>
    </w:p>
    <w:p w14:paraId="730BB90D" w14:textId="77777777" w:rsidR="00A911CA" w:rsidRDefault="00000000">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useful bits of information that could be included in a file header or footer to relate the three to the data location within the file and allow index use instead of looping over every scan. Second, needing to decode or parse a compressed </w:t>
      </w:r>
      <w:r>
        <w:rPr>
          <w:i/>
          <w:iCs/>
        </w:rPr>
        <w:t>m/z</w:t>
      </w:r>
      <w:r>
        <w:t xml:space="preserve">/intensity array in each scan introduced an additional overhead that was especially punishing during ion chromatogram extraction and MS/MS search. While the </w:t>
      </w:r>
      <w:r>
        <w:rPr>
          <w:i/>
          <w:iCs/>
        </w:rPr>
        <w:t>m/z</w:t>
      </w:r>
      <w:r>
        <w:t xml:space="preserve"> 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14:paraId="23C70E87" w14:textId="77777777" w:rsidR="00A911CA" w:rsidRDefault="00000000">
      <w:pPr>
        <w:pStyle w:val="BodyText"/>
      </w:pPr>
      <w:r>
        <w:t xml:space="preserve">The problems above highlight an important distinction between data </w:t>
      </w:r>
      <w:r>
        <w:rPr>
          <w:i/>
          <w:iCs/>
        </w:rPr>
        <w:t>access</w:t>
      </w:r>
      <w:r>
        <w:t xml:space="preserve"> and data </w:t>
      </w:r>
      <w:r>
        <w:rPr>
          <w:i/>
          <w:iCs/>
        </w:rPr>
        <w:t>search</w:t>
      </w:r>
      <w:r>
        <w:t xml:space="preserve"> 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(i.e. during polarity switching, multi-experiment samples, or if any filtering is performed during processing), so even if the first or second item in the structure can be queried speedily this is no guarantee that the item will contain the information of interest.</w:t>
      </w:r>
    </w:p>
    <w:p w14:paraId="26850C9D" w14:textId="77777777" w:rsidR="00A911CA" w:rsidRDefault="00000000">
      <w:pPr>
        <w:pStyle w:val="Heading3"/>
      </w:pPr>
      <w:bookmarkStart w:id="38" w:name="X0d41d827cb778e58943eb99dcc97765b82fd391"/>
      <w:bookmarkEnd w:id="37"/>
      <w:r>
        <w:t>Leveraging robust, future-oriented software development with SQL</w:t>
      </w:r>
    </w:p>
    <w:p w14:paraId="5941A605" w14:textId="77777777" w:rsidR="00A911CA" w:rsidRDefault="00000000">
      <w:pPr>
        <w:pStyle w:val="FirstParagraph"/>
      </w:pPr>
      <w:r>
        <w:t xml:space="preserve">The proliferation of MS data storage formats and access algorithms illustrates the general dissatisfaction with existing alternatives to the vendor file or mzML. Formats that are faster </w:t>
      </w:r>
      <w:r>
        <w:lastRenderedPageBreak/>
        <w:t>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14:paraId="468AF67E" w14:textId="77777777" w:rsidR="00A911CA" w:rsidRDefault="00000000">
      <w:pPr>
        <w:pStyle w:val="BodyText"/>
      </w:pPr>
      <w:r>
        <w:t>SQL is widely used for data processing outside of mass-spectrometry, though its adoption is increasing in recent years. Efforts like mzDB, the Pacific Marine Environment Laboratory’s UIMF format</w:t>
      </w:r>
      <w:r>
        <w:rPr>
          <w:vertAlign w:val="superscript"/>
        </w:rPr>
        <w:t>14</w:t>
      </w:r>
      <w:r>
        <w:t>, and the internals of MzTree hint at SQL’s suitability for MS data storage. SQL backends for the next-generation R processing package Spectra now exist</w:t>
      </w:r>
      <w:r>
        <w:rPr>
          <w:vertAlign w:val="superscript"/>
        </w:rPr>
        <w:t>20</w:t>
      </w:r>
      <w:r>
        <w:t xml:space="preserve"> and the development of MassQL</w:t>
      </w:r>
      <w:r>
        <w:rPr>
          <w:vertAlign w:val="superscript"/>
        </w:rPr>
        <w:t>22</w:t>
      </w:r>
      <w:r>
        <w:t xml:space="preserve"> 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14:paraId="5C1F1018" w14:textId="77777777" w:rsidR="00A911CA" w:rsidRDefault="00000000">
      <w:pPr>
        <w:pStyle w:val="BodyText"/>
      </w:pPr>
      <w:r>
        <w:t>Just as the original database paper from</w:t>
      </w:r>
      <w:r>
        <w:rPr>
          <w:vertAlign w:val="superscript"/>
        </w:rPr>
        <w:t>18</w:t>
      </w:r>
      <w:r>
        <w:t xml:space="preserve"> argued that the same problems were being solved over and over again,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14:paraId="2EB95E22" w14:textId="77777777" w:rsidR="00A911CA" w:rsidRDefault="00000000">
      <w:pPr>
        <w:pStyle w:val="BodyText"/>
      </w:pPr>
      <w:r>
        <w:t>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23,29</w:t>
      </w:r>
      <w:r>
        <w:t xml:space="preserve"> 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14:paraId="185D0A08" w14:textId="77777777" w:rsidR="00A911CA" w:rsidRDefault="00000000">
      <w:pPr>
        <w:pStyle w:val="BodyText"/>
      </w:pPr>
      <w:r>
        <w:t xml:space="preserve">Of course, to claim that existing frameworks should be discarded in favor of a novel method is to ignore decades of discussion and conversation.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w:t>
      </w:r>
      <w:r>
        <w:lastRenderedPageBreak/>
        <w:t>downstream software. We intend to show with this manuscript that there is significant overlap between the goals of organizations much larger than any individual lab and that MS as a whole can benefit significantly from co-opting their development.</w:t>
      </w:r>
    </w:p>
    <w:p w14:paraId="445699EA" w14:textId="77777777" w:rsidR="00A911CA" w:rsidRDefault="00000000">
      <w:pPr>
        <w:pStyle w:val="Heading1"/>
      </w:pPr>
      <w:bookmarkStart w:id="39" w:name="conclusion"/>
      <w:bookmarkEnd w:id="31"/>
      <w:bookmarkEnd w:id="38"/>
      <w:commentRangeStart w:id="40"/>
      <w:r>
        <w:t>Conclusion</w:t>
      </w:r>
      <w:commentRangeEnd w:id="40"/>
      <w:r w:rsidR="00F1427A">
        <w:rPr>
          <w:rStyle w:val="CommentReference"/>
          <w:rFonts w:asciiTheme="minorHAnsi" w:eastAsiaTheme="minorHAnsi" w:hAnsiTheme="minorHAnsi" w:cstheme="minorBidi"/>
          <w:b w:val="0"/>
          <w:bCs w:val="0"/>
        </w:rPr>
        <w:commentReference w:id="40"/>
      </w:r>
    </w:p>
    <w:p w14:paraId="495B8B03" w14:textId="77777777" w:rsidR="00A911CA" w:rsidRDefault="00000000">
      <w:pPr>
        <w:pStyle w:val="FirstParagraph"/>
      </w:pPr>
      <w:r>
        <w:t>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p w14:paraId="57F0C63C" w14:textId="77777777" w:rsidR="00A911CA" w:rsidRDefault="00000000">
      <w:pPr>
        <w:pStyle w:val="BodyText"/>
      </w:pPr>
      <w:r>
        <w:t>[add R/Julia comparison?]</w:t>
      </w:r>
    </w:p>
    <w:p w14:paraId="4AF1C4F6" w14:textId="77777777" w:rsidR="00A911CA" w:rsidRDefault="00000000">
      <w:pPr>
        <w:pStyle w:val="Heading1"/>
      </w:pPr>
      <w:bookmarkStart w:id="41" w:name="acknowledgements"/>
      <w:bookmarkEnd w:id="39"/>
      <w:r>
        <w:t>Acknowledgements</w:t>
      </w:r>
    </w:p>
    <w:p w14:paraId="381DF10D" w14:textId="77777777" w:rsidR="00A911CA" w:rsidRDefault="00000000">
      <w:pPr>
        <w:pStyle w:val="Heading1"/>
      </w:pPr>
      <w:bookmarkStart w:id="42" w:name="data-availability"/>
      <w:bookmarkEnd w:id="41"/>
      <w:r>
        <w:t>Data availability</w:t>
      </w:r>
    </w:p>
    <w:p w14:paraId="6FB557D6" w14:textId="77777777" w:rsidR="00A911CA" w:rsidRDefault="00000000">
      <w:pPr>
        <w:pStyle w:val="Heading1"/>
      </w:pPr>
      <w:bookmarkStart w:id="43" w:name="references"/>
      <w:bookmarkEnd w:id="42"/>
      <w:r>
        <w:t>References</w:t>
      </w:r>
    </w:p>
    <w:p w14:paraId="1AF79DF6" w14:textId="77777777" w:rsidR="00A911CA" w:rsidRDefault="00000000">
      <w:pPr>
        <w:pStyle w:val="Heading1"/>
      </w:pPr>
      <w:bookmarkStart w:id="44" w:name="supplement"/>
      <w:bookmarkEnd w:id="43"/>
      <w:r>
        <w:t>Supplement</w:t>
      </w:r>
    </w:p>
    <w:p w14:paraId="2873AB87" w14:textId="77777777" w:rsidR="00A911CA" w:rsidRDefault="00000000">
      <w:pPr>
        <w:pStyle w:val="Bibliography"/>
      </w:pPr>
      <w:bookmarkStart w:id="45" w:name="ref-Martens2011"/>
      <w:bookmarkStart w:id="46" w:name="refs"/>
      <w:r>
        <w:t xml:space="preserve">(1) </w:t>
      </w:r>
      <w:r>
        <w:tab/>
        <w:t xml:space="preserve">Martens, L.; Chambers, M.; Sturm, M.; Kessner, D.; Levander, F.; Shofstahl, J.; Tang, W. H.; Römpp, A.; Neumann, S.; Pizarro, A. D.; Montecchi-Palazzi, L.; Tasman, N.; Coleman, M.; Reisinger, F.; Souda, P.; Hermjakob, H.; Binz, P.-A.; Deutsch, E. W. mzML—a Community Standard for Mass Spectrometry Data. </w:t>
      </w:r>
      <w:r>
        <w:rPr>
          <w:i/>
          <w:iCs/>
        </w:rPr>
        <w:t>Molecular &amp; Cellular Proteomics</w:t>
      </w:r>
      <w:r>
        <w:t xml:space="preserve"> </w:t>
      </w:r>
      <w:r>
        <w:rPr>
          <w:b/>
          <w:bCs/>
        </w:rPr>
        <w:t>2011</w:t>
      </w:r>
      <w:r>
        <w:t xml:space="preserve">, </w:t>
      </w:r>
      <w:r>
        <w:rPr>
          <w:i/>
          <w:iCs/>
        </w:rPr>
        <w:t>10</w:t>
      </w:r>
      <w:r>
        <w:t xml:space="preserve"> (1), R110.000133. </w:t>
      </w:r>
      <w:hyperlink r:id="rId20">
        <w:r>
          <w:rPr>
            <w:rStyle w:val="Hyperlink"/>
          </w:rPr>
          <w:t>https://doi.org/10.1074/mcp.R110.000133</w:t>
        </w:r>
      </w:hyperlink>
      <w:r>
        <w:t>.</w:t>
      </w:r>
    </w:p>
    <w:p w14:paraId="7888269E" w14:textId="77777777" w:rsidR="00A911CA" w:rsidRDefault="00000000">
      <w:pPr>
        <w:pStyle w:val="Bibliography"/>
      </w:pPr>
      <w:bookmarkStart w:id="47" w:name="ref-Rost2014"/>
      <w:bookmarkEnd w:id="45"/>
      <w:r>
        <w:t xml:space="preserve">(2) </w:t>
      </w:r>
      <w:r>
        <w:tab/>
        <w:t xml:space="preserve">Röst, H. L.; Rosenberger, G.; Navarro, P.; Gillet, L.; Miladinović, S. M.; Schubert, O. T.; Wolski, W.; Collins, B. C.; Malmström, J.; Malmström, L.; Aebersold, R. OpenSWATH Enables Automated, Targeted Analysis of Data-Independent Acquisition MS Data. </w:t>
      </w:r>
      <w:r>
        <w:rPr>
          <w:i/>
          <w:iCs/>
        </w:rPr>
        <w:t>Nature Biotechnology</w:t>
      </w:r>
      <w:r>
        <w:t xml:space="preserve"> </w:t>
      </w:r>
      <w:r>
        <w:rPr>
          <w:b/>
          <w:bCs/>
        </w:rPr>
        <w:t>2014</w:t>
      </w:r>
      <w:r>
        <w:t xml:space="preserve">, </w:t>
      </w:r>
      <w:r>
        <w:rPr>
          <w:i/>
          <w:iCs/>
        </w:rPr>
        <w:t>32</w:t>
      </w:r>
      <w:r>
        <w:t xml:space="preserve"> (3), 219–223. </w:t>
      </w:r>
      <w:hyperlink r:id="rId21">
        <w:r>
          <w:rPr>
            <w:rStyle w:val="Hyperlink"/>
          </w:rPr>
          <w:t>https://doi.org/10.1038/nbt.2841</w:t>
        </w:r>
      </w:hyperlink>
      <w:r>
        <w:t>.</w:t>
      </w:r>
    </w:p>
    <w:p w14:paraId="1A3E6DAB" w14:textId="77777777" w:rsidR="00A911CA" w:rsidRDefault="00000000">
      <w:pPr>
        <w:pStyle w:val="Bibliography"/>
      </w:pPr>
      <w:bookmarkStart w:id="48" w:name="ref-Ting2015"/>
      <w:bookmarkEnd w:id="47"/>
      <w:r>
        <w:t xml:space="preserve">(3) </w:t>
      </w:r>
      <w:r>
        <w:tab/>
        <w:t xml:space="preserve">Ting, Y. S.; Egertson, J. D.; Payne, S. H.; Kim, S.; MacLean, B.; Käll, L.; Aebersold, R.; Smith, R. D.; Noble, W. S.; MacCoss, M. J. Peptide-Centric Proteome Analysis: An Alternative </w:t>
      </w:r>
      <w:r>
        <w:lastRenderedPageBreak/>
        <w:t xml:space="preserve">Strategy for the Analysis of Tandem Mass Spectrometry Data. </w:t>
      </w:r>
      <w:r>
        <w:rPr>
          <w:i/>
          <w:iCs/>
        </w:rPr>
        <w:t>Molecular &amp; Cellular Proteomics</w:t>
      </w:r>
      <w:r>
        <w:t xml:space="preserve"> </w:t>
      </w:r>
      <w:r>
        <w:rPr>
          <w:b/>
          <w:bCs/>
        </w:rPr>
        <w:t>2015</w:t>
      </w:r>
      <w:r>
        <w:t xml:space="preserve">, </w:t>
      </w:r>
      <w:r>
        <w:rPr>
          <w:i/>
          <w:iCs/>
        </w:rPr>
        <w:t>14</w:t>
      </w:r>
      <w:r>
        <w:t xml:space="preserve"> (9), 2301–2307. </w:t>
      </w:r>
      <w:hyperlink r:id="rId22">
        <w:r>
          <w:rPr>
            <w:rStyle w:val="Hyperlink"/>
          </w:rPr>
          <w:t>https://doi.org/10.1074/mcp.O114.047035</w:t>
        </w:r>
      </w:hyperlink>
      <w:r>
        <w:t>.</w:t>
      </w:r>
    </w:p>
    <w:p w14:paraId="6801ECBF" w14:textId="77777777" w:rsidR="00A911CA" w:rsidRDefault="00000000">
      <w:pPr>
        <w:pStyle w:val="Bibliography"/>
      </w:pPr>
      <w:bookmarkStart w:id="49" w:name="ref-Rost2015"/>
      <w:bookmarkEnd w:id="48"/>
      <w:r>
        <w:t xml:space="preserve">(4) </w:t>
      </w:r>
      <w:r>
        <w:tab/>
        <w:t xml:space="preserve">Röst, H. L.; Schmitt, U.; Aebersold, R.; Malmström, L. Fast and Efficient XML Data Access for Next-Generation Mass Spectrometry. </w:t>
      </w:r>
      <w:r>
        <w:rPr>
          <w:i/>
          <w:iCs/>
        </w:rPr>
        <w:t>PLOS ONE</w:t>
      </w:r>
      <w:r>
        <w:t xml:space="preserve"> </w:t>
      </w:r>
      <w:r>
        <w:rPr>
          <w:b/>
          <w:bCs/>
        </w:rPr>
        <w:t>2015</w:t>
      </w:r>
      <w:r>
        <w:t xml:space="preserve">, </w:t>
      </w:r>
      <w:r>
        <w:rPr>
          <w:i/>
          <w:iCs/>
        </w:rPr>
        <w:t>10</w:t>
      </w:r>
      <w:r>
        <w:t xml:space="preserve"> (4), e0125108. </w:t>
      </w:r>
      <w:hyperlink r:id="rId23">
        <w:r>
          <w:rPr>
            <w:rStyle w:val="Hyperlink"/>
          </w:rPr>
          <w:t>https://doi.org/10.1371/journal.pone.0125108</w:t>
        </w:r>
      </w:hyperlink>
      <w:r>
        <w:t>.</w:t>
      </w:r>
    </w:p>
    <w:p w14:paraId="2CE43AFF" w14:textId="77777777" w:rsidR="00A911CA" w:rsidRDefault="00000000">
      <w:pPr>
        <w:pStyle w:val="Bibliography"/>
      </w:pPr>
      <w:bookmarkStart w:id="50" w:name="ref-Bhamber2021"/>
      <w:bookmarkEnd w:id="49"/>
      <w:r>
        <w:t xml:space="preserve">(5) </w:t>
      </w:r>
      <w:r>
        <w:tab/>
        <w:t xml:space="preserve">Bhamber, R. S.; Jankevics, A.; Deutsch, E. W.; Jones, A. R.; Dowsey, A. W. mzMLb: A Future-Proof Raw Mass Spectrometry Data Format Based on Standards-Compliant mzML and Optimized for Speed and Storage Requirements. </w:t>
      </w:r>
      <w:r>
        <w:rPr>
          <w:i/>
          <w:iCs/>
        </w:rPr>
        <w:t>Journal of Proteome Research</w:t>
      </w:r>
      <w:r>
        <w:t xml:space="preserve"> </w:t>
      </w:r>
      <w:r>
        <w:rPr>
          <w:b/>
          <w:bCs/>
        </w:rPr>
        <w:t>2021</w:t>
      </w:r>
      <w:r>
        <w:t xml:space="preserve">, </w:t>
      </w:r>
      <w:r>
        <w:rPr>
          <w:i/>
          <w:iCs/>
        </w:rPr>
        <w:t>20</w:t>
      </w:r>
      <w:r>
        <w:t xml:space="preserve"> (1), 172–183. </w:t>
      </w:r>
      <w:hyperlink r:id="rId24">
        <w:r>
          <w:rPr>
            <w:rStyle w:val="Hyperlink"/>
          </w:rPr>
          <w:t>https://doi.org/10.1021/acs.jproteome.0c00192</w:t>
        </w:r>
      </w:hyperlink>
      <w:r>
        <w:t>.</w:t>
      </w:r>
    </w:p>
    <w:p w14:paraId="4AB819C9" w14:textId="77777777" w:rsidR="00A911CA" w:rsidRDefault="00000000">
      <w:pPr>
        <w:pStyle w:val="Bibliography"/>
      </w:pPr>
      <w:bookmarkStart w:id="51" w:name="ref-Wilhelm2012"/>
      <w:bookmarkEnd w:id="50"/>
      <w:r>
        <w:t xml:space="preserve">(6) </w:t>
      </w:r>
      <w:r>
        <w:tab/>
        <w:t xml:space="preserve">Wilhelm, M.; Kirchner, M.; Steen, J. A. J.; Steen, H. Mz5: Space- and Time-efficient Storage of Mass Spectrometry Data Sets. </w:t>
      </w:r>
      <w:r>
        <w:rPr>
          <w:i/>
          <w:iCs/>
        </w:rPr>
        <w:t>Molecular &amp; Cellular Proteomics</w:t>
      </w:r>
      <w:r>
        <w:t xml:space="preserve"> </w:t>
      </w:r>
      <w:r>
        <w:rPr>
          <w:b/>
          <w:bCs/>
        </w:rPr>
        <w:t>2012</w:t>
      </w:r>
      <w:r>
        <w:t xml:space="preserve">, </w:t>
      </w:r>
      <w:r>
        <w:rPr>
          <w:i/>
          <w:iCs/>
        </w:rPr>
        <w:t>11</w:t>
      </w:r>
      <w:r>
        <w:t xml:space="preserve"> (1), O111.011379. </w:t>
      </w:r>
      <w:hyperlink r:id="rId25">
        <w:r>
          <w:rPr>
            <w:rStyle w:val="Hyperlink"/>
          </w:rPr>
          <w:t>https://doi.org/10.1074/mcp.O111.011379</w:t>
        </w:r>
      </w:hyperlink>
      <w:r>
        <w:t>.</w:t>
      </w:r>
    </w:p>
    <w:p w14:paraId="13C202FF" w14:textId="77777777" w:rsidR="00A911CA" w:rsidRDefault="00000000">
      <w:pPr>
        <w:pStyle w:val="Bibliography"/>
      </w:pPr>
      <w:bookmarkStart w:id="52" w:name="ref-Bilbao2023"/>
      <w:bookmarkEnd w:id="51"/>
      <w:r>
        <w:t xml:space="preserve">(7) </w:t>
      </w:r>
      <w:r>
        <w:tab/>
        <w:t xml:space="preserve">Bilbao, A.; Ross, D. H.; Lee, J.-Y.; Donor, M. T.; Williams, S. M.; Zhu, Y.; Ibrahim, Y. M.; Smith, R. D.; Zheng, X. MZA: A Data Conversion Tool to Facilitate Software Development and Artificial Intelligence Research in Multidimensional Mass Spectrometry. </w:t>
      </w:r>
      <w:r>
        <w:rPr>
          <w:i/>
          <w:iCs/>
        </w:rPr>
        <w:t>Journal of Proteome Research</w:t>
      </w:r>
      <w:r>
        <w:t xml:space="preserve"> </w:t>
      </w:r>
      <w:r>
        <w:rPr>
          <w:b/>
          <w:bCs/>
        </w:rPr>
        <w:t>2023</w:t>
      </w:r>
      <w:r>
        <w:t xml:space="preserve">, </w:t>
      </w:r>
      <w:r>
        <w:rPr>
          <w:i/>
          <w:iCs/>
        </w:rPr>
        <w:t>22</w:t>
      </w:r>
      <w:r>
        <w:t xml:space="preserve"> (2), 508–513. </w:t>
      </w:r>
      <w:hyperlink r:id="rId26">
        <w:r>
          <w:rPr>
            <w:rStyle w:val="Hyperlink"/>
          </w:rPr>
          <w:t>https://doi.org/10.1021/acs.jproteome.2c00313</w:t>
        </w:r>
      </w:hyperlink>
      <w:r>
        <w:t>.</w:t>
      </w:r>
    </w:p>
    <w:p w14:paraId="14F9B559" w14:textId="77777777" w:rsidR="00A911CA" w:rsidRDefault="00000000">
      <w:pPr>
        <w:pStyle w:val="Bibliography"/>
      </w:pPr>
      <w:bookmarkStart w:id="53" w:name="ref-Tully2020"/>
      <w:bookmarkEnd w:id="52"/>
      <w:r>
        <w:t xml:space="preserve">(8) </w:t>
      </w:r>
      <w:r>
        <w:tab/>
        <w:t xml:space="preserve">Tully, B. Toffee – a Highly Efficient, Lossless File Format for DIA-MS. </w:t>
      </w:r>
      <w:r>
        <w:rPr>
          <w:i/>
          <w:iCs/>
        </w:rPr>
        <w:t>Scientific Reports</w:t>
      </w:r>
      <w:r>
        <w:t xml:space="preserve"> </w:t>
      </w:r>
      <w:r>
        <w:rPr>
          <w:b/>
          <w:bCs/>
        </w:rPr>
        <w:t>2020</w:t>
      </w:r>
      <w:r>
        <w:t xml:space="preserve">, </w:t>
      </w:r>
      <w:r>
        <w:rPr>
          <w:i/>
          <w:iCs/>
        </w:rPr>
        <w:t>10</w:t>
      </w:r>
      <w:r>
        <w:t xml:space="preserve"> (1), 8939. </w:t>
      </w:r>
      <w:hyperlink r:id="rId27">
        <w:r>
          <w:rPr>
            <w:rStyle w:val="Hyperlink"/>
          </w:rPr>
          <w:t>https://doi.org/10.1038/s41598-020-65015-y</w:t>
        </w:r>
      </w:hyperlink>
      <w:r>
        <w:t>.</w:t>
      </w:r>
    </w:p>
    <w:p w14:paraId="4AAEE076" w14:textId="77777777" w:rsidR="00A911CA" w:rsidRDefault="00000000">
      <w:pPr>
        <w:pStyle w:val="Bibliography"/>
      </w:pPr>
      <w:bookmarkStart w:id="54" w:name="ref-Askenazi2017"/>
      <w:bookmarkEnd w:id="53"/>
      <w:r>
        <w:t xml:space="preserve">(9) </w:t>
      </w:r>
      <w:r>
        <w:tab/>
        <w:t xml:space="preserve">Askenazi, M.; Ben Hamidane, H.; Graumann, J. The Arc of Mass Spectrometry Exchange Formats Is Long, but It Bends Toward HDF5. </w:t>
      </w:r>
      <w:r>
        <w:rPr>
          <w:i/>
          <w:iCs/>
        </w:rPr>
        <w:t>Mass Spectrometry Reviews</w:t>
      </w:r>
      <w:r>
        <w:t xml:space="preserve"> </w:t>
      </w:r>
      <w:r>
        <w:rPr>
          <w:b/>
          <w:bCs/>
        </w:rPr>
        <w:t>2017</w:t>
      </w:r>
      <w:r>
        <w:t xml:space="preserve">, </w:t>
      </w:r>
      <w:r>
        <w:rPr>
          <w:i/>
          <w:iCs/>
        </w:rPr>
        <w:t>36</w:t>
      </w:r>
      <w:r>
        <w:t xml:space="preserve"> (5), 668–673. </w:t>
      </w:r>
      <w:hyperlink r:id="rId28">
        <w:r>
          <w:rPr>
            <w:rStyle w:val="Hyperlink"/>
          </w:rPr>
          <w:t>https://doi.org/10.1002/mas.21522</w:t>
        </w:r>
      </w:hyperlink>
      <w:r>
        <w:t>.</w:t>
      </w:r>
    </w:p>
    <w:p w14:paraId="31E5F37F" w14:textId="77777777" w:rsidR="00A911CA" w:rsidRDefault="00000000">
      <w:pPr>
        <w:pStyle w:val="Bibliography"/>
      </w:pPr>
      <w:bookmarkStart w:id="55" w:name="ref-Shah2010"/>
      <w:bookmarkEnd w:id="54"/>
      <w:r>
        <w:t xml:space="preserve">(10) </w:t>
      </w:r>
      <w:r>
        <w:tab/>
        <w:t xml:space="preserve">Shah, A. R.; Davidson, J.; Monroe, M. E.; Mayampurath, A. M.; Danielson, W. F.; Shi, Y.; Robinson, A. C.; Clowers, B. H.; Belov, M. E.; Anderson, G. A.; Smith, R. D. An Efficient Data Format for Mass Spectrometry-Based Proteomics. </w:t>
      </w:r>
      <w:r>
        <w:rPr>
          <w:i/>
          <w:iCs/>
        </w:rPr>
        <w:t>Journal of the American Society for Mass Spectrometry</w:t>
      </w:r>
      <w:r>
        <w:t xml:space="preserve"> </w:t>
      </w:r>
      <w:r>
        <w:rPr>
          <w:b/>
          <w:bCs/>
        </w:rPr>
        <w:t>2010</w:t>
      </w:r>
      <w:r>
        <w:t xml:space="preserve">, </w:t>
      </w:r>
      <w:r>
        <w:rPr>
          <w:i/>
          <w:iCs/>
        </w:rPr>
        <w:t>21</w:t>
      </w:r>
      <w:r>
        <w:t xml:space="preserve"> (10), 1784–1788. </w:t>
      </w:r>
      <w:hyperlink r:id="rId29">
        <w:r>
          <w:rPr>
            <w:rStyle w:val="Hyperlink"/>
          </w:rPr>
          <w:t>https://doi.org/10.1016/j.jasms.2010.06.014</w:t>
        </w:r>
      </w:hyperlink>
      <w:r>
        <w:t>.</w:t>
      </w:r>
    </w:p>
    <w:p w14:paraId="5DBB26CD" w14:textId="77777777" w:rsidR="00A911CA" w:rsidRDefault="00000000">
      <w:pPr>
        <w:pStyle w:val="Bibliography"/>
      </w:pPr>
      <w:bookmarkStart w:id="56" w:name="ref-Bouyssie2015"/>
      <w:bookmarkEnd w:id="55"/>
      <w:r>
        <w:t xml:space="preserve">(11) </w:t>
      </w:r>
      <w:r>
        <w:tab/>
        <w:t xml:space="preserve">Bouyssié, D.; Dubois, M.; Nasso, S.; Gonzalez De Peredo, A.; Burlet-Schiltz, O.; Aebersold, R.; Monsarrat, B. mzDB: A File Format Using Multiple Indexing Strategies for the Efficient Analysis of Large LC-MS/MS and SWATH-MS Data Sets *. </w:t>
      </w:r>
      <w:r>
        <w:rPr>
          <w:i/>
          <w:iCs/>
        </w:rPr>
        <w:t>Molecular &amp; Cellular Proteomics</w:t>
      </w:r>
      <w:r>
        <w:t xml:space="preserve"> </w:t>
      </w:r>
      <w:r>
        <w:rPr>
          <w:b/>
          <w:bCs/>
        </w:rPr>
        <w:t>2015</w:t>
      </w:r>
      <w:r>
        <w:t xml:space="preserve">, </w:t>
      </w:r>
      <w:r>
        <w:rPr>
          <w:i/>
          <w:iCs/>
        </w:rPr>
        <w:t>14</w:t>
      </w:r>
      <w:r>
        <w:t xml:space="preserve"> (3), 771–781. </w:t>
      </w:r>
      <w:hyperlink r:id="rId30">
        <w:r>
          <w:rPr>
            <w:rStyle w:val="Hyperlink"/>
          </w:rPr>
          <w:t>https://doi.org/10.1074/mcp.O114.039115</w:t>
        </w:r>
      </w:hyperlink>
      <w:r>
        <w:t>.</w:t>
      </w:r>
    </w:p>
    <w:p w14:paraId="6FCC743D" w14:textId="77777777" w:rsidR="00A911CA" w:rsidRDefault="00000000">
      <w:pPr>
        <w:pStyle w:val="Bibliography"/>
      </w:pPr>
      <w:bookmarkStart w:id="57" w:name="ref-Handy2017"/>
      <w:bookmarkEnd w:id="56"/>
      <w:r>
        <w:t xml:space="preserve">(12) </w:t>
      </w:r>
      <w:r>
        <w:tab/>
        <w:t xml:space="preserve">Handy, K.; Rosen, J.; Gillan, A.; Smith, R. Fast, Axis-Agnostic, Dynamically Summarized Storage and Retrieval for Mass Spectrometry Data. </w:t>
      </w:r>
      <w:r>
        <w:rPr>
          <w:i/>
          <w:iCs/>
        </w:rPr>
        <w:t>PLOS ONE</w:t>
      </w:r>
      <w:r>
        <w:t xml:space="preserve"> </w:t>
      </w:r>
      <w:r>
        <w:rPr>
          <w:b/>
          <w:bCs/>
        </w:rPr>
        <w:t>2017</w:t>
      </w:r>
      <w:r>
        <w:t xml:space="preserve">, </w:t>
      </w:r>
      <w:r>
        <w:rPr>
          <w:i/>
          <w:iCs/>
        </w:rPr>
        <w:t>12</w:t>
      </w:r>
      <w:r>
        <w:t xml:space="preserve"> (11), e0188059. </w:t>
      </w:r>
      <w:hyperlink r:id="rId31">
        <w:r>
          <w:rPr>
            <w:rStyle w:val="Hyperlink"/>
          </w:rPr>
          <w:t>https://doi.org/10.1371/journal.pone.0188059</w:t>
        </w:r>
      </w:hyperlink>
      <w:r>
        <w:t>.</w:t>
      </w:r>
    </w:p>
    <w:p w14:paraId="11944C56" w14:textId="77777777" w:rsidR="00A911CA" w:rsidRDefault="00000000">
      <w:pPr>
        <w:pStyle w:val="Bibliography"/>
      </w:pPr>
      <w:bookmarkStart w:id="58" w:name="ref-Yang2022"/>
      <w:bookmarkEnd w:id="57"/>
      <w:r>
        <w:t xml:space="preserve">(13) </w:t>
      </w:r>
      <w:r>
        <w:tab/>
        <w:t xml:space="preserve">Yang, R.; Ma, J.; Zhang, S.; Zheng, Y.; Wang, L.; Zhu, D. mzMD: Visualization-Oriented MS Data Storage and Retrieval. </w:t>
      </w:r>
      <w:r>
        <w:rPr>
          <w:i/>
          <w:iCs/>
        </w:rPr>
        <w:t>Bioinformatics</w:t>
      </w:r>
      <w:r>
        <w:t xml:space="preserve"> </w:t>
      </w:r>
      <w:r>
        <w:rPr>
          <w:b/>
          <w:bCs/>
        </w:rPr>
        <w:t>2022</w:t>
      </w:r>
      <w:r>
        <w:t xml:space="preserve">, </w:t>
      </w:r>
      <w:r>
        <w:rPr>
          <w:i/>
          <w:iCs/>
        </w:rPr>
        <w:t>38</w:t>
      </w:r>
      <w:r>
        <w:t xml:space="preserve"> (8), 2333–2340. </w:t>
      </w:r>
      <w:hyperlink r:id="rId32">
        <w:r>
          <w:rPr>
            <w:rStyle w:val="Hyperlink"/>
          </w:rPr>
          <w:t>https://doi.org/10.1093/bioinformatics/btac098</w:t>
        </w:r>
      </w:hyperlink>
      <w:r>
        <w:t>.</w:t>
      </w:r>
    </w:p>
    <w:p w14:paraId="0141429B" w14:textId="77777777" w:rsidR="00A911CA" w:rsidRDefault="00000000">
      <w:pPr>
        <w:pStyle w:val="Bibliography"/>
      </w:pPr>
      <w:bookmarkStart w:id="59" w:name="ref-Beagley2009"/>
      <w:bookmarkEnd w:id="58"/>
      <w:r>
        <w:t xml:space="preserve">(14) </w:t>
      </w:r>
      <w:r>
        <w:tab/>
        <w:t xml:space="preserve">Beagley, N.; Scherrer, C.; Shi, Y.; Clowers, B. H.; Danielson, W. F.; Shah, A. R. Increasing the Efficiency of Data Storage and Analysis Using Indexed Compression. In </w:t>
      </w:r>
      <w:r>
        <w:rPr>
          <w:i/>
          <w:iCs/>
        </w:rPr>
        <w:t xml:space="preserve">2009 </w:t>
      </w:r>
      <w:r>
        <w:rPr>
          <w:i/>
          <w:iCs/>
        </w:rPr>
        <w:lastRenderedPageBreak/>
        <w:t>Fifth IEEE International Conference on e-Science</w:t>
      </w:r>
      <w:r>
        <w:t xml:space="preserve">; IEEE: Oxford, United Kingdom, 2009; pp 66–71. </w:t>
      </w:r>
      <w:hyperlink r:id="rId33">
        <w:r>
          <w:rPr>
            <w:rStyle w:val="Hyperlink"/>
          </w:rPr>
          <w:t>https://doi.org/10.1109/e-Science.2009.18</w:t>
        </w:r>
      </w:hyperlink>
      <w:r>
        <w:t>.</w:t>
      </w:r>
    </w:p>
    <w:p w14:paraId="3FA4F319" w14:textId="77777777" w:rsidR="00A911CA" w:rsidRDefault="00000000">
      <w:pPr>
        <w:pStyle w:val="Bibliography"/>
      </w:pPr>
      <w:bookmarkStart w:id="60" w:name="ref-Rompp2011"/>
      <w:bookmarkEnd w:id="59"/>
      <w:r>
        <w:t xml:space="preserve">(15) </w:t>
      </w:r>
      <w:r>
        <w:tab/>
        <w:t xml:space="preserve">Römpp, A.; Schramm, T.; Hester, A.; Klinkert, I.; Both, J.-P.; Heeren, R. M. A.; Stöckli, M.; Spengler, B. imzML: Imaging Mass Spectrometry Markup Language: A Common Data Format for Mass Spectrometry Imaging. In </w:t>
      </w:r>
      <w:r>
        <w:rPr>
          <w:i/>
          <w:iCs/>
        </w:rPr>
        <w:t>Data Mining in Proteomics</w:t>
      </w:r>
      <w:r>
        <w:t xml:space="preserve">; Hamacher, M., Eisenacher, M., Stephan, C., Eds.; Humana Press: Totowa, NJ, 2011; Vol. 696, pp 205–224. </w:t>
      </w:r>
      <w:hyperlink r:id="rId34">
        <w:r>
          <w:rPr>
            <w:rStyle w:val="Hyperlink"/>
          </w:rPr>
          <w:t>https://doi.org/10.1007/978-1-60761-987-1_12</w:t>
        </w:r>
      </w:hyperlink>
      <w:r>
        <w:t>.</w:t>
      </w:r>
    </w:p>
    <w:p w14:paraId="360EE82A" w14:textId="77777777" w:rsidR="00A911CA" w:rsidRDefault="00000000">
      <w:pPr>
        <w:pStyle w:val="Bibliography"/>
      </w:pPr>
      <w:bookmarkStart w:id="61" w:name="ref-Lu2022"/>
      <w:bookmarkEnd w:id="60"/>
      <w:r>
        <w:t xml:space="preserve">(16) </w:t>
      </w:r>
      <w:r>
        <w:tab/>
        <w:t xml:space="preserve">Lu, M.; An, S.; Wang, R.; Wang, J.; Yu, C. Aird: A Computation-Oriented Mass Spectrometry Data Format Enables a Higher Compression Ratio and Less Decoding Time. </w:t>
      </w:r>
      <w:r>
        <w:rPr>
          <w:i/>
          <w:iCs/>
        </w:rPr>
        <w:t>BMC Bioinformatics</w:t>
      </w:r>
      <w:r>
        <w:t xml:space="preserve"> </w:t>
      </w:r>
      <w:r>
        <w:rPr>
          <w:b/>
          <w:bCs/>
        </w:rPr>
        <w:t>2022</w:t>
      </w:r>
      <w:r>
        <w:t xml:space="preserve">, </w:t>
      </w:r>
      <w:r>
        <w:rPr>
          <w:i/>
          <w:iCs/>
        </w:rPr>
        <w:t>23</w:t>
      </w:r>
      <w:r>
        <w:t xml:space="preserve"> (1), 35. </w:t>
      </w:r>
      <w:hyperlink r:id="rId35">
        <w:r>
          <w:rPr>
            <w:rStyle w:val="Hyperlink"/>
          </w:rPr>
          <w:t>https://doi.org/10.1186/s12859-021-04490-0</w:t>
        </w:r>
      </w:hyperlink>
      <w:r>
        <w:t>.</w:t>
      </w:r>
    </w:p>
    <w:p w14:paraId="74ED6FA4" w14:textId="77777777" w:rsidR="00A911CA" w:rsidRDefault="00000000">
      <w:pPr>
        <w:pStyle w:val="Bibliography"/>
      </w:pPr>
      <w:bookmarkStart w:id="62" w:name="ref-Chambers2012"/>
      <w:bookmarkEnd w:id="61"/>
      <w:r>
        <w:t xml:space="preserve">(17) </w:t>
      </w:r>
      <w:r>
        <w:tab/>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 </w:t>
      </w:r>
      <w:r>
        <w:rPr>
          <w:i/>
          <w:iCs/>
        </w:rPr>
        <w:t>Nature Biotechnology</w:t>
      </w:r>
      <w:r>
        <w:t xml:space="preserve"> </w:t>
      </w:r>
      <w:r>
        <w:rPr>
          <w:b/>
          <w:bCs/>
        </w:rPr>
        <w:t>2012</w:t>
      </w:r>
      <w:r>
        <w:t xml:space="preserve">, </w:t>
      </w:r>
      <w:r>
        <w:rPr>
          <w:i/>
          <w:iCs/>
        </w:rPr>
        <w:t>30</w:t>
      </w:r>
      <w:r>
        <w:t xml:space="preserve"> (10), 918–920. </w:t>
      </w:r>
      <w:hyperlink r:id="rId36">
        <w:r>
          <w:rPr>
            <w:rStyle w:val="Hyperlink"/>
          </w:rPr>
          <w:t>https://doi.org/10.1038/nbt.2377</w:t>
        </w:r>
      </w:hyperlink>
      <w:r>
        <w:t>.</w:t>
      </w:r>
    </w:p>
    <w:p w14:paraId="53E0E55B" w14:textId="77777777" w:rsidR="00A911CA" w:rsidRDefault="00000000">
      <w:pPr>
        <w:pStyle w:val="Bibliography"/>
      </w:pPr>
      <w:bookmarkStart w:id="63" w:name="ref-Codd1970"/>
      <w:bookmarkEnd w:id="62"/>
      <w:r>
        <w:t xml:space="preserve">(18) </w:t>
      </w:r>
      <w:r>
        <w:tab/>
        <w:t xml:space="preserve">Codd, E. F. A Relational Model of Data for Large Shared Data Banks. </w:t>
      </w:r>
      <w:r>
        <w:rPr>
          <w:i/>
          <w:iCs/>
        </w:rPr>
        <w:t>Communications of the ACM</w:t>
      </w:r>
      <w:r>
        <w:t xml:space="preserve"> </w:t>
      </w:r>
      <w:r>
        <w:rPr>
          <w:b/>
          <w:bCs/>
        </w:rPr>
        <w:t>1970</w:t>
      </w:r>
      <w:r>
        <w:t xml:space="preserve">, </w:t>
      </w:r>
      <w:r>
        <w:rPr>
          <w:i/>
          <w:iCs/>
        </w:rPr>
        <w:t>13</w:t>
      </w:r>
      <w:r>
        <w:t xml:space="preserve"> (6), 377–387. </w:t>
      </w:r>
      <w:hyperlink r:id="rId37">
        <w:r>
          <w:rPr>
            <w:rStyle w:val="Hyperlink"/>
          </w:rPr>
          <w:t>https://doi.org/10.1145/362384.362685</w:t>
        </w:r>
      </w:hyperlink>
      <w:r>
        <w:t>.</w:t>
      </w:r>
    </w:p>
    <w:p w14:paraId="75CBBAC8" w14:textId="77777777" w:rsidR="00A911CA" w:rsidRDefault="00000000">
      <w:pPr>
        <w:pStyle w:val="Bibliography"/>
      </w:pPr>
      <w:bookmarkStart w:id="64" w:name="ref-Smith2006"/>
      <w:bookmarkEnd w:id="63"/>
      <w:r>
        <w:t xml:space="preserve">(19) </w:t>
      </w:r>
      <w:r>
        <w:tab/>
        <w:t xml:space="preserve">Smith, C. A.; Want, E. J.; O’Maille, G.; Abagyan, R.; Siuzdak, G. XCMS: Processing Mass Spectrometry Data for Metabolite Profiling Using Nonlinear Peak Alignment, Matching, and Identification. </w:t>
      </w:r>
      <w:r>
        <w:rPr>
          <w:i/>
          <w:iCs/>
        </w:rPr>
        <w:t>Analytical Chemistry</w:t>
      </w:r>
      <w:r>
        <w:t xml:space="preserve"> </w:t>
      </w:r>
      <w:r>
        <w:rPr>
          <w:b/>
          <w:bCs/>
        </w:rPr>
        <w:t>2006</w:t>
      </w:r>
      <w:r>
        <w:t xml:space="preserve">, </w:t>
      </w:r>
      <w:r>
        <w:rPr>
          <w:i/>
          <w:iCs/>
        </w:rPr>
        <w:t>78</w:t>
      </w:r>
      <w:r>
        <w:t xml:space="preserve"> (3), 779–787. </w:t>
      </w:r>
      <w:hyperlink r:id="rId38">
        <w:r>
          <w:rPr>
            <w:rStyle w:val="Hyperlink"/>
          </w:rPr>
          <w:t>https://doi.org/10.1021/ac051437y</w:t>
        </w:r>
      </w:hyperlink>
      <w:r>
        <w:t>.</w:t>
      </w:r>
    </w:p>
    <w:p w14:paraId="23C98BFC" w14:textId="77777777" w:rsidR="00A911CA" w:rsidRDefault="00000000">
      <w:pPr>
        <w:pStyle w:val="Bibliography"/>
      </w:pPr>
      <w:bookmarkStart w:id="65" w:name="ref-Rainer2022"/>
      <w:bookmarkEnd w:id="64"/>
      <w:r>
        <w:t xml:space="preserve">(20) </w:t>
      </w:r>
      <w:r>
        <w:tab/>
        <w:t xml:space="preserve">Rainer, J.; Vicini, A.; Salzer, L.; Stanstrup, J.; Badia, J. M.; Neumann, S.; Stravs, M. A.; Verri Hernandes, V.; Gatto, L.; Gibb, S.; Witting, M. A Modular and Expandable Ecosystem for Metabolomics Data Annotation in R. </w:t>
      </w:r>
      <w:r>
        <w:rPr>
          <w:i/>
          <w:iCs/>
        </w:rPr>
        <w:t>Metabolites</w:t>
      </w:r>
      <w:r>
        <w:t xml:space="preserve"> </w:t>
      </w:r>
      <w:r>
        <w:rPr>
          <w:b/>
          <w:bCs/>
        </w:rPr>
        <w:t>2022</w:t>
      </w:r>
      <w:r>
        <w:t xml:space="preserve">, </w:t>
      </w:r>
      <w:r>
        <w:rPr>
          <w:i/>
          <w:iCs/>
        </w:rPr>
        <w:t>12</w:t>
      </w:r>
      <w:r>
        <w:t xml:space="preserve"> (2), 173. </w:t>
      </w:r>
      <w:hyperlink r:id="rId39">
        <w:r>
          <w:rPr>
            <w:rStyle w:val="Hyperlink"/>
          </w:rPr>
          <w:t>https://doi.org/10.3390/metabo12020173</w:t>
        </w:r>
      </w:hyperlink>
      <w:r>
        <w:t>.</w:t>
      </w:r>
    </w:p>
    <w:p w14:paraId="060C09CF" w14:textId="77777777" w:rsidR="00A911CA" w:rsidRDefault="00000000">
      <w:pPr>
        <w:pStyle w:val="Bibliography"/>
      </w:pPr>
      <w:bookmarkStart w:id="66" w:name="ref-Sud2016"/>
      <w:bookmarkEnd w:id="65"/>
      <w:r>
        <w:t xml:space="preserve">(21) </w:t>
      </w:r>
      <w:r>
        <w:tab/>
        <w:t xml:space="preserve">Sud, M.; Fahy, E.; Cotter, D.; Azam, K.; Vadivelu, I.; Burant, C.; Edison, A.; Fiehn, O.; Higashi, R.; Nair, K. S.; Sumner, S.; Subramaniam, S. Metabolomics Workbench: An International Repository for Metabolomics Data and Metadata, Metabolite Standards, Protocols, Tutorials and Training, and Analysis Tools. </w:t>
      </w:r>
      <w:r>
        <w:rPr>
          <w:i/>
          <w:iCs/>
        </w:rPr>
        <w:t>Nucleic Acids Research</w:t>
      </w:r>
      <w:r>
        <w:t xml:space="preserve"> </w:t>
      </w:r>
      <w:r>
        <w:rPr>
          <w:b/>
          <w:bCs/>
        </w:rPr>
        <w:t>2016</w:t>
      </w:r>
      <w:r>
        <w:t xml:space="preserve">, </w:t>
      </w:r>
      <w:r>
        <w:rPr>
          <w:i/>
          <w:iCs/>
        </w:rPr>
        <w:t>44</w:t>
      </w:r>
      <w:r>
        <w:t xml:space="preserve"> (D1), D463–D470. </w:t>
      </w:r>
      <w:hyperlink r:id="rId40">
        <w:r>
          <w:rPr>
            <w:rStyle w:val="Hyperlink"/>
          </w:rPr>
          <w:t>https://doi.org/10.1093/nar/gkv1042</w:t>
        </w:r>
      </w:hyperlink>
      <w:r>
        <w:t>.</w:t>
      </w:r>
    </w:p>
    <w:p w14:paraId="16E0F3B6" w14:textId="77777777" w:rsidR="00A911CA" w:rsidRDefault="00000000">
      <w:pPr>
        <w:pStyle w:val="Bibliography"/>
      </w:pPr>
      <w:bookmarkStart w:id="67" w:name="ref-Jarmusch2022"/>
      <w:bookmarkEnd w:id="66"/>
      <w:r>
        <w:t xml:space="preserve">(22) </w:t>
      </w:r>
      <w:r>
        <w:tab/>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w:t>
      </w:r>
      <w:r>
        <w:lastRenderedPageBreak/>
        <w:t xml:space="preserve">J.; Northen, T. R.; Overdahl, K. E.; Pluskal, T.; Rainer, J.; Reher, R.; Rodriguez, E.; Sachsenberg, T. T.; Sanchez, L. M.; Schmid, R.; Stevens, C.; Tian, Z.; Tripathi, A.; Tsugawa, H.; Nishida, K.; Matsuzawa, Y.; Van Der Hooft, J. J. J.; Vicini, A.; Walter, A.; Weber, T.; Xiong, Q.; Xu, T.; Zhao, H. N.; Dorrestein, P. C.; Wang, M. A Universal Language for Finding Mass Spectrometry Data Patterns, 2022. </w:t>
      </w:r>
      <w:hyperlink r:id="rId41">
        <w:r>
          <w:rPr>
            <w:rStyle w:val="Hyperlink"/>
          </w:rPr>
          <w:t>https://doi.org/10.1101/2022.08.06.503000</w:t>
        </w:r>
      </w:hyperlink>
      <w:r>
        <w:t>.</w:t>
      </w:r>
    </w:p>
    <w:p w14:paraId="4EF258B8" w14:textId="77777777" w:rsidR="00A911CA" w:rsidRDefault="00000000">
      <w:pPr>
        <w:pStyle w:val="Bibliography"/>
      </w:pPr>
      <w:bookmarkStart w:id="68" w:name="ref-Raasveldt2019"/>
      <w:bookmarkEnd w:id="67"/>
      <w:r>
        <w:t xml:space="preserve">(23) </w:t>
      </w:r>
      <w:r>
        <w:tab/>
        <w:t xml:space="preserve">Raasveldt, M.; Mühleisen, H. DuckDB: An Embeddable Analytical Database. In </w:t>
      </w:r>
      <w:r>
        <w:rPr>
          <w:i/>
          <w:iCs/>
        </w:rPr>
        <w:t>Proceedings of the 2019 International Conference on Management of Data</w:t>
      </w:r>
      <w:r>
        <w:t xml:space="preserve">; ACM: Amsterdam Netherlands, 2019; pp 1981–1984. </w:t>
      </w:r>
      <w:hyperlink r:id="rId42">
        <w:r>
          <w:rPr>
            <w:rStyle w:val="Hyperlink"/>
          </w:rPr>
          <w:t>https://doi.org/10.1145/3299869.3320212</w:t>
        </w:r>
      </w:hyperlink>
      <w:r>
        <w:t>.</w:t>
      </w:r>
    </w:p>
    <w:p w14:paraId="42426F3F" w14:textId="77777777" w:rsidR="00A911CA" w:rsidRDefault="00000000">
      <w:pPr>
        <w:pStyle w:val="Bibliography"/>
      </w:pPr>
      <w:bookmarkStart w:id="69" w:name="ref-Kumler2022"/>
      <w:bookmarkEnd w:id="68"/>
      <w:r>
        <w:t xml:space="preserve">(24) </w:t>
      </w:r>
      <w:r>
        <w:tab/>
        <w:t xml:space="preserve">Kumler, W.; E. Ingalls, A. Tidy Data Neatly Resolves Mass-Spectrometry’s Ragged Arrays. </w:t>
      </w:r>
      <w:r>
        <w:rPr>
          <w:i/>
          <w:iCs/>
        </w:rPr>
        <w:t>The R Journal</w:t>
      </w:r>
      <w:r>
        <w:t xml:space="preserve"> </w:t>
      </w:r>
      <w:r>
        <w:rPr>
          <w:b/>
          <w:bCs/>
        </w:rPr>
        <w:t>2022</w:t>
      </w:r>
      <w:r>
        <w:t xml:space="preserve">, </w:t>
      </w:r>
      <w:r>
        <w:rPr>
          <w:i/>
          <w:iCs/>
        </w:rPr>
        <w:t>14</w:t>
      </w:r>
      <w:r>
        <w:t xml:space="preserve"> (3), 193–202. </w:t>
      </w:r>
      <w:hyperlink r:id="rId43">
        <w:r>
          <w:rPr>
            <w:rStyle w:val="Hyperlink"/>
          </w:rPr>
          <w:t>https://doi.org/10.32614/RJ-2022-050</w:t>
        </w:r>
      </w:hyperlink>
      <w:r>
        <w:t>.</w:t>
      </w:r>
    </w:p>
    <w:p w14:paraId="09B2AD04" w14:textId="77777777" w:rsidR="00A911CA" w:rsidRDefault="00000000">
      <w:pPr>
        <w:pStyle w:val="Bibliography"/>
      </w:pPr>
      <w:bookmarkStart w:id="70" w:name="ref-Haug2019"/>
      <w:bookmarkEnd w:id="69"/>
      <w:r>
        <w:t xml:space="preserve">(25) </w:t>
      </w:r>
      <w:r>
        <w:tab/>
        <w:t xml:space="preserve">Haug, K.; Cochrane, K.; Nainala, V. C.; Williams, M.; Chang, J.; Jayaseelan, K. V.; O’Donovan, C. MetaboLights: A Resource Evolving in Response to the Needs of Its Scientific Community. </w:t>
      </w:r>
      <w:r>
        <w:rPr>
          <w:i/>
          <w:iCs/>
        </w:rPr>
        <w:t>Nucleic Acids Research</w:t>
      </w:r>
      <w:r>
        <w:t xml:space="preserve"> </w:t>
      </w:r>
      <w:r>
        <w:rPr>
          <w:b/>
          <w:bCs/>
        </w:rPr>
        <w:t>2019</w:t>
      </w:r>
      <w:r>
        <w:t xml:space="preserve">, gkz1019. </w:t>
      </w:r>
      <w:hyperlink r:id="rId44">
        <w:r>
          <w:rPr>
            <w:rStyle w:val="Hyperlink"/>
          </w:rPr>
          <w:t>https://doi.org/10.1093/nar/gkz1019</w:t>
        </w:r>
      </w:hyperlink>
      <w:r>
        <w:t>.</w:t>
      </w:r>
    </w:p>
    <w:p w14:paraId="26A41FDD" w14:textId="77777777" w:rsidR="00A911CA" w:rsidRDefault="00000000">
      <w:pPr>
        <w:pStyle w:val="Bibliography"/>
      </w:pPr>
      <w:bookmarkStart w:id="71" w:name="ref-Portlock2025"/>
      <w:bookmarkEnd w:id="70"/>
      <w:r>
        <w:t xml:space="preserve">(26) </w:t>
      </w:r>
      <w:r>
        <w:tab/>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 </w:t>
      </w:r>
      <w:r>
        <w:rPr>
          <w:i/>
          <w:iCs/>
        </w:rPr>
        <w:t>Nature Communications</w:t>
      </w:r>
      <w:r>
        <w:t xml:space="preserve"> </w:t>
      </w:r>
      <w:r>
        <w:rPr>
          <w:b/>
          <w:bCs/>
        </w:rPr>
        <w:t>2025</w:t>
      </w:r>
      <w:r>
        <w:t xml:space="preserve">, </w:t>
      </w:r>
      <w:r>
        <w:rPr>
          <w:i/>
          <w:iCs/>
        </w:rPr>
        <w:t>16</w:t>
      </w:r>
      <w:r>
        <w:t xml:space="preserve"> (1), 473. </w:t>
      </w:r>
      <w:hyperlink r:id="rId45">
        <w:r>
          <w:rPr>
            <w:rStyle w:val="Hyperlink"/>
          </w:rPr>
          <w:t>https://doi.org/10.1038/s41467-024-55798-3</w:t>
        </w:r>
      </w:hyperlink>
      <w:r>
        <w:t>.</w:t>
      </w:r>
    </w:p>
    <w:p w14:paraId="0167179D" w14:textId="77777777" w:rsidR="00A911CA" w:rsidRDefault="00000000">
      <w:pPr>
        <w:pStyle w:val="Bibliography"/>
      </w:pPr>
      <w:bookmarkStart w:id="72" w:name="ref-Collette2017"/>
      <w:bookmarkEnd w:id="71"/>
      <w:r>
        <w:t xml:space="preserve">(27) </w:t>
      </w:r>
      <w:r>
        <w:tab/>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 REL: 2.7.1, 2017. </w:t>
      </w:r>
      <w:hyperlink r:id="rId46">
        <w:r>
          <w:rPr>
            <w:rStyle w:val="Hyperlink"/>
          </w:rPr>
          <w:t>https://doi.org/10.5281/ZENODO.877338</w:t>
        </w:r>
      </w:hyperlink>
      <w:r>
        <w:t>.</w:t>
      </w:r>
    </w:p>
    <w:p w14:paraId="6B018998" w14:textId="77777777" w:rsidR="00A911CA" w:rsidRDefault="00000000">
      <w:pPr>
        <w:pStyle w:val="Bibliography"/>
      </w:pPr>
      <w:bookmarkStart w:id="73" w:name="ref-Wang2022"/>
      <w:bookmarkEnd w:id="72"/>
      <w:r>
        <w:t xml:space="preserve">(28) </w:t>
      </w:r>
      <w:r>
        <w:tab/>
        <w:t xml:space="preserve">Wang, J.; Lu, M.; Wang, R.; An, S.; Xie, C.; Yu, C. StackZDPD: A Novel Encoding Scheme for Mass Spectrometry Data Optimized for Speed and Compression Ratio. </w:t>
      </w:r>
      <w:r>
        <w:rPr>
          <w:i/>
          <w:iCs/>
        </w:rPr>
        <w:t>Scientific Reports</w:t>
      </w:r>
      <w:r>
        <w:t xml:space="preserve"> </w:t>
      </w:r>
      <w:r>
        <w:rPr>
          <w:b/>
          <w:bCs/>
        </w:rPr>
        <w:t>2022</w:t>
      </w:r>
      <w:r>
        <w:t xml:space="preserve">, </w:t>
      </w:r>
      <w:r>
        <w:rPr>
          <w:i/>
          <w:iCs/>
        </w:rPr>
        <w:t>12</w:t>
      </w:r>
      <w:r>
        <w:t xml:space="preserve"> (1), 5384. </w:t>
      </w:r>
      <w:hyperlink r:id="rId47">
        <w:r>
          <w:rPr>
            <w:rStyle w:val="Hyperlink"/>
          </w:rPr>
          <w:t>https://doi.org/10.1038/s41598-022-09432-1</w:t>
        </w:r>
      </w:hyperlink>
      <w:r>
        <w:t>.</w:t>
      </w:r>
    </w:p>
    <w:p w14:paraId="350888D4" w14:textId="77777777" w:rsidR="00A911CA" w:rsidRDefault="00000000">
      <w:pPr>
        <w:pStyle w:val="Bibliography"/>
      </w:pPr>
      <w:bookmarkStart w:id="74" w:name="ref-Vohra2016"/>
      <w:bookmarkEnd w:id="73"/>
      <w:r>
        <w:t xml:space="preserve">(29) </w:t>
      </w:r>
      <w:r>
        <w:tab/>
        <w:t xml:space="preserve">Vohra, D. Apache Parquet. In </w:t>
      </w:r>
      <w:r>
        <w:rPr>
          <w:i/>
          <w:iCs/>
        </w:rPr>
        <w:t>Practical Hadoop Ecosystem</w:t>
      </w:r>
      <w:r>
        <w:t xml:space="preserve">; Apress: Berkeley, CA, 2016; pp 325–335. </w:t>
      </w:r>
      <w:hyperlink r:id="rId48">
        <w:r>
          <w:rPr>
            <w:rStyle w:val="Hyperlink"/>
          </w:rPr>
          <w:t>https://doi.org/10.1007/978-1-4842-2199-0_8</w:t>
        </w:r>
      </w:hyperlink>
      <w:r>
        <w:t>.</w:t>
      </w:r>
      <w:bookmarkEnd w:id="44"/>
      <w:bookmarkEnd w:id="46"/>
      <w:bookmarkEnd w:id="74"/>
    </w:p>
    <w:sectPr w:rsidR="00A911CA" w:rsidSect="00E73743">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am LaRue" w:date="2025-04-23T19:03:00Z" w:initials="SL">
    <w:p w14:paraId="526B6A1D" w14:textId="77777777" w:rsidR="00F1427A" w:rsidRDefault="00F1427A" w:rsidP="00F1427A">
      <w:pPr>
        <w:pStyle w:val="CommentText"/>
      </w:pPr>
      <w:r>
        <w:rPr>
          <w:rStyle w:val="CommentReference"/>
        </w:rPr>
        <w:annotationRef/>
      </w:r>
      <w:r>
        <w:t>The main thing I noticed while reading is that you don’t actually state what the purpose of the paper is until the conclusion. While there was plenty of implication behind what you were doing, as you were comparing sql, duckdb etc, to existing methods, you never actually state that the purpose of the paper is to support a new compressive model using databases.</w:t>
      </w:r>
    </w:p>
    <w:p w14:paraId="7DD2B75E" w14:textId="77777777" w:rsidR="00F1427A" w:rsidRDefault="00F1427A" w:rsidP="00F1427A">
      <w:pPr>
        <w:pStyle w:val="CommentText"/>
      </w:pPr>
    </w:p>
    <w:p w14:paraId="17D19360" w14:textId="77777777" w:rsidR="00F1427A" w:rsidRDefault="00F1427A" w:rsidP="00F1427A">
      <w:pPr>
        <w:pStyle w:val="CommentText"/>
      </w:pPr>
      <w:r>
        <w:t>Going in with the understanding of what you were working on, it was clear and compeling, but without that foreknowledge I think it would have left an impression of simply comparing and constrasting formats. I think even just a sentence in your abstract or introductions essentially conveying “and this is why we are suggesting the implementation of a new format using databases” would help with putting things into perspective.</w:t>
      </w:r>
    </w:p>
    <w:p w14:paraId="299CB3A6" w14:textId="77777777" w:rsidR="00F1427A" w:rsidRDefault="00F1427A" w:rsidP="00F1427A">
      <w:pPr>
        <w:pStyle w:val="CommentText"/>
      </w:pPr>
      <w:r>
        <w:br/>
      </w:r>
      <w:r>
        <w:br/>
        <w:t>Overall ver well done! There don’t seem to be too many sections that have space to get paired down, as the level of detail is actually very helpful for your argument.</w:t>
      </w:r>
    </w:p>
  </w:comment>
  <w:comment w:id="5" w:author="Sam LaRue" w:date="2025-04-23T17:20:00Z" w:initials="SL">
    <w:p w14:paraId="5C89DEA3" w14:textId="17480954" w:rsidR="00824E7F" w:rsidRDefault="00824E7F" w:rsidP="00824E7F">
      <w:pPr>
        <w:pStyle w:val="CommentText"/>
      </w:pPr>
      <w:r>
        <w:rPr>
          <w:rStyle w:val="CommentReference"/>
        </w:rPr>
        <w:annotationRef/>
      </w:r>
      <w:r>
        <w:rPr>
          <w:color w:val="000000"/>
          <w:highlight w:val="white"/>
        </w:rPr>
        <w:t> The level of detail here seems higher than any other research paper I have read, particularly with the use of urls in the writing itself. If that kind of specificity is required  then no worries, but this semes like an easy place to pair down to a more simplistic overview.</w:t>
      </w:r>
      <w:r>
        <w:t xml:space="preserve"> </w:t>
      </w:r>
    </w:p>
  </w:comment>
  <w:comment w:id="11" w:author="Sam LaRue" w:date="2025-04-23T17:21:00Z" w:initials="SL">
    <w:p w14:paraId="79F8C85C" w14:textId="77777777" w:rsidR="00824E7F" w:rsidRDefault="00824E7F" w:rsidP="00824E7F">
      <w:pPr>
        <w:pStyle w:val="CommentText"/>
      </w:pPr>
      <w:r>
        <w:rPr>
          <w:rStyle w:val="CommentReference"/>
        </w:rPr>
        <w:annotationRef/>
      </w:r>
      <w:r>
        <w:rPr>
          <w:color w:val="000000"/>
          <w:highlight w:val="white"/>
        </w:rPr>
        <w:t>This also looks like a good place to trim down on content. You go into specific detail about the exact kinds of problems different file types had, including PATH environmental variables and GUI debugging . This seems like it would be beyond the necessary scope of the paper and could be shortened significantly.  As an example, several of the file types could simple be summarized as having not left any documentation, usable converters, or having deprecated. The exact kind of information left in each github repository could be trimmed down.</w:t>
      </w:r>
      <w:r>
        <w:t xml:space="preserve"> </w:t>
      </w:r>
    </w:p>
  </w:comment>
  <w:comment w:id="13" w:author="Sam LaRue" w:date="2025-04-23T17:34:00Z" w:initials="SL">
    <w:p w14:paraId="47071590" w14:textId="77777777" w:rsidR="00824E7F" w:rsidRDefault="00824E7F" w:rsidP="00824E7F">
      <w:pPr>
        <w:pStyle w:val="CommentText"/>
      </w:pPr>
      <w:r>
        <w:rPr>
          <w:rStyle w:val="CommentReference"/>
        </w:rPr>
        <w:annotationRef/>
      </w:r>
      <w:r>
        <w:t>Conversely to the previous section, this feels like a great place for this level of detail. It shows why a new database system would be helpful as it directly relates to queries you are trying to ask. Good work on this part!</w:t>
      </w:r>
    </w:p>
  </w:comment>
  <w:comment w:id="14" w:author="Sam LaRue" w:date="2025-04-23T17:22:00Z" w:initials="SL">
    <w:p w14:paraId="753AE658" w14:textId="77777777" w:rsidR="00824E7F" w:rsidRDefault="00824E7F" w:rsidP="00824E7F">
      <w:pPr>
        <w:pStyle w:val="CommentText"/>
      </w:pPr>
      <w:r>
        <w:rPr>
          <w:rStyle w:val="CommentReference"/>
        </w:rPr>
        <w:annotationRef/>
      </w:r>
      <w:r>
        <w:t>Should be capitalized as start of sentence. Package name might be uncapitalized intentionally, in which case maybe try to avoid starting a sentence with it in the middle of a paragraph.</w:t>
      </w:r>
    </w:p>
    <w:p w14:paraId="6FA3AD3C" w14:textId="77777777" w:rsidR="00824E7F" w:rsidRDefault="00824E7F" w:rsidP="00824E7F">
      <w:pPr>
        <w:pStyle w:val="CommentText"/>
      </w:pPr>
      <w:r>
        <w:t xml:space="preserve"> </w:t>
      </w:r>
    </w:p>
    <w:p w14:paraId="3E7ED674" w14:textId="77777777" w:rsidR="00824E7F" w:rsidRDefault="00824E7F" w:rsidP="00824E7F">
      <w:pPr>
        <w:pStyle w:val="CommentText"/>
      </w:pPr>
      <w:r>
        <w:t>Additionally this sentence really changes the flow of the section. It feels a little off to have a single sentence about mzMLb, when the rest of the paragraph is about mzML packages.</w:t>
      </w:r>
    </w:p>
  </w:comment>
  <w:comment w:id="15" w:author="Sam LaRue" w:date="2025-04-23T17:38:00Z" w:initials="SL">
    <w:p w14:paraId="2FCFB2AA" w14:textId="4578BE14" w:rsidR="00824E7F" w:rsidRDefault="00824E7F" w:rsidP="00824E7F">
      <w:pPr>
        <w:pStyle w:val="CommentText"/>
      </w:pPr>
      <w:r>
        <w:rPr>
          <w:rStyle w:val="CommentReference"/>
        </w:rPr>
        <w:annotationRef/>
      </w:r>
      <w:r>
        <w:t>Not 100% sure what this meant to convey. Use of triple negative (failure, negated, avoid) makes the take away unclear.</w:t>
      </w:r>
    </w:p>
  </w:comment>
  <w:comment w:id="19" w:author="Sam LaRue" w:date="2025-04-23T17:51:00Z" w:initials="SL">
    <w:p w14:paraId="7755DAE5" w14:textId="77777777" w:rsidR="003056C7" w:rsidRDefault="003056C7" w:rsidP="003056C7">
      <w:pPr>
        <w:pStyle w:val="CommentText"/>
      </w:pPr>
      <w:r>
        <w:rPr>
          <w:rStyle w:val="CommentReference"/>
        </w:rPr>
        <w:annotationRef/>
      </w:r>
      <w:r>
        <w:t>Very long sentence here. I added a suggested edit to break it into two.</w:t>
      </w:r>
    </w:p>
  </w:comment>
  <w:comment w:id="22" w:author="Sam LaRue" w:date="2025-04-23T18:08:00Z" w:initials="SL">
    <w:p w14:paraId="1A3DE99B" w14:textId="77777777" w:rsidR="005C493C" w:rsidRDefault="003056C7" w:rsidP="005C493C">
      <w:pPr>
        <w:pStyle w:val="CommentText"/>
      </w:pPr>
      <w:r>
        <w:rPr>
          <w:rStyle w:val="CommentReference"/>
        </w:rPr>
        <w:annotationRef/>
      </w:r>
      <w:r w:rsidR="005C493C">
        <w:t>I mention in another comment possibly breaking this into smaller sections above each text section. This is a very nice graphic to provide a summary, but is a little hard to parse in relation to everything that follows. Maybe move it to the conclusion?</w:t>
      </w:r>
    </w:p>
  </w:comment>
  <w:comment w:id="24" w:author="Sam LaRue" w:date="2025-04-23T17:58:00Z" w:initials="SL">
    <w:p w14:paraId="14A8ED67" w14:textId="1CE73631" w:rsidR="003056C7" w:rsidRDefault="003056C7" w:rsidP="003056C7">
      <w:pPr>
        <w:pStyle w:val="CommentText"/>
      </w:pPr>
      <w:r>
        <w:rPr>
          <w:rStyle w:val="CommentReference"/>
        </w:rPr>
        <w:annotationRef/>
      </w:r>
      <w:r>
        <w:t>While 2B covers this, that is getting to be a while back in the report, and is a subsection. Perhaps breaking figure 2 into sections, with each graph going above the section of the document discussing it?</w:t>
      </w:r>
    </w:p>
    <w:p w14:paraId="2FA855E5" w14:textId="77777777" w:rsidR="003056C7" w:rsidRDefault="003056C7" w:rsidP="003056C7">
      <w:pPr>
        <w:pStyle w:val="CommentText"/>
      </w:pPr>
    </w:p>
    <w:p w14:paraId="7825E98C" w14:textId="77777777" w:rsidR="003056C7" w:rsidRDefault="003056C7" w:rsidP="003056C7">
      <w:pPr>
        <w:pStyle w:val="CommentText"/>
      </w:pPr>
      <w:r>
        <w:t>Additionally with a graph, you can trim this down to just talking about the best/ worst or most surprising performers, rather than every file type.</w:t>
      </w:r>
    </w:p>
  </w:comment>
  <w:comment w:id="28" w:author="Sam LaRue" w:date="2025-04-23T18:11:00Z" w:initials="SL">
    <w:p w14:paraId="392D58F1" w14:textId="77777777" w:rsidR="003056C7" w:rsidRDefault="003056C7" w:rsidP="003056C7">
      <w:pPr>
        <w:pStyle w:val="CommentText"/>
      </w:pPr>
      <w:r>
        <w:rPr>
          <w:rStyle w:val="CommentReference"/>
        </w:rPr>
        <w:annotationRef/>
      </w:r>
      <w:r>
        <w:t xml:space="preserve">Again capitalization. I checked the github for it, and they capitalize pyteomics at the start of sentences. </w:t>
      </w:r>
    </w:p>
  </w:comment>
  <w:comment w:id="29" w:author="Sam LaRue" w:date="2025-04-23T18:18:00Z" w:initials="SL">
    <w:p w14:paraId="666FCCD2" w14:textId="77777777" w:rsidR="002E3382" w:rsidRDefault="002E3382" w:rsidP="002E3382">
      <w:pPr>
        <w:pStyle w:val="CommentText"/>
      </w:pPr>
      <w:r>
        <w:rPr>
          <w:rStyle w:val="CommentReference"/>
        </w:rPr>
        <w:annotationRef/>
      </w:r>
      <w:r>
        <w:t>It’s a bit difficult to tell this on a first look, given that all of the graphs in the supplemental figure use different growth scales, and figure 3 using a logarithmic scale. Not a criticism, that’s just the nature of the data.</w:t>
      </w:r>
    </w:p>
  </w:comment>
  <w:comment w:id="33" w:author="Sam LaRue" w:date="2025-04-23T18:27:00Z" w:initials="SL">
    <w:p w14:paraId="0B0E1B4B" w14:textId="77777777" w:rsidR="002E3382" w:rsidRDefault="002E3382" w:rsidP="002E3382">
      <w:pPr>
        <w:pStyle w:val="CommentText"/>
      </w:pPr>
      <w:r>
        <w:rPr>
          <w:rStyle w:val="CommentReference"/>
        </w:rPr>
        <w:annotationRef/>
      </w:r>
      <w:r>
        <w:t xml:space="preserve">I am not complete sure if this should be capitalized or not due to the citation, but seeing the first word in a paragraph in lower case is very jarring. Maybe start with Source^6 or Report^6? </w:t>
      </w:r>
    </w:p>
  </w:comment>
  <w:comment w:id="34" w:author="Sam LaRue" w:date="2025-04-23T18:30:00Z" w:initials="SL">
    <w:p w14:paraId="79830E25" w14:textId="77777777" w:rsidR="002E3382" w:rsidRDefault="002E3382" w:rsidP="002E3382">
      <w:pPr>
        <w:pStyle w:val="CommentText"/>
      </w:pPr>
      <w:r>
        <w:rPr>
          <w:rStyle w:val="CommentReference"/>
        </w:rPr>
        <w:annotationRef/>
      </w:r>
      <w:r>
        <w:t>The percentages and numbers here seem a little odd. 20% of mzML should be five times smaller if 50% is two times? Unless its just the first one being compared to mzML and the second one is referenceing something else?</w:t>
      </w:r>
    </w:p>
  </w:comment>
  <w:comment w:id="35" w:author="Sam LaRue" w:date="2025-04-23T18:27:00Z" w:initials="SL">
    <w:p w14:paraId="5CD31192" w14:textId="02E96B12" w:rsidR="002E3382" w:rsidRDefault="002E3382" w:rsidP="002E3382">
      <w:pPr>
        <w:pStyle w:val="CommentText"/>
      </w:pPr>
      <w:r>
        <w:rPr>
          <w:rStyle w:val="CommentReference"/>
        </w:rPr>
        <w:annotationRef/>
      </w:r>
      <w:r>
        <w:t>Same as above</w:t>
      </w:r>
    </w:p>
  </w:comment>
  <w:comment w:id="36" w:author="Sam LaRue" w:date="2025-04-23T18:37:00Z" w:initials="SL">
    <w:p w14:paraId="2855A4C2" w14:textId="77777777" w:rsidR="002E0B3D" w:rsidRDefault="002E0B3D" w:rsidP="002E0B3D">
      <w:pPr>
        <w:pStyle w:val="CommentText"/>
      </w:pPr>
      <w:r>
        <w:rPr>
          <w:rStyle w:val="CommentReference"/>
        </w:rPr>
        <w:annotationRef/>
      </w:r>
      <w:r>
        <w:t xml:space="preserve">This might just be me but I had to read this sentence a couple times, and am still not completely sure I understand. I think I get the point which is that the default settings get similar timing values for both mzML and mzMLb. But is it that the two file types have very similar timings, or that the numbers you got match the cited report very closely? </w:t>
      </w:r>
    </w:p>
  </w:comment>
  <w:comment w:id="40" w:author="Sam LaRue" w:date="2025-04-23T18:55:00Z" w:initials="SL">
    <w:p w14:paraId="43F16D06" w14:textId="77777777" w:rsidR="00F1427A" w:rsidRDefault="00F1427A" w:rsidP="00F1427A">
      <w:pPr>
        <w:pStyle w:val="CommentText"/>
      </w:pPr>
      <w:r>
        <w:rPr>
          <w:rStyle w:val="CommentReference"/>
        </w:rPr>
        <w:annotationRef/>
      </w:r>
      <w:r>
        <w:t xml:space="preserve">This is the first time you actually explicitly state the purpose of the paper.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9CB3A6" w15:done="0"/>
  <w15:commentEx w15:paraId="5C89DEA3" w15:done="0"/>
  <w15:commentEx w15:paraId="79F8C85C" w15:done="0"/>
  <w15:commentEx w15:paraId="47071590" w15:done="0"/>
  <w15:commentEx w15:paraId="3E7ED674" w15:done="0"/>
  <w15:commentEx w15:paraId="2FCFB2AA" w15:done="0"/>
  <w15:commentEx w15:paraId="7755DAE5" w15:done="0"/>
  <w15:commentEx w15:paraId="1A3DE99B" w15:done="0"/>
  <w15:commentEx w15:paraId="7825E98C" w15:done="0"/>
  <w15:commentEx w15:paraId="392D58F1" w15:done="0"/>
  <w15:commentEx w15:paraId="666FCCD2" w15:done="0"/>
  <w15:commentEx w15:paraId="0B0E1B4B" w15:done="0"/>
  <w15:commentEx w15:paraId="79830E25" w15:done="0"/>
  <w15:commentEx w15:paraId="5CD31192" w15:done="0"/>
  <w15:commentEx w15:paraId="2855A4C2" w15:done="0"/>
  <w15:commentEx w15:paraId="43F16D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6A2385" w16cex:dateUtc="2025-04-24T02:03:00Z"/>
  <w16cex:commentExtensible w16cex:durableId="1F6E2C63" w16cex:dateUtc="2025-04-24T00:20:00Z"/>
  <w16cex:commentExtensible w16cex:durableId="6E2BE809" w16cex:dateUtc="2025-04-24T00:21:00Z"/>
  <w16cex:commentExtensible w16cex:durableId="10EEC160" w16cex:dateUtc="2025-04-24T00:34:00Z"/>
  <w16cex:commentExtensible w16cex:durableId="5F1E9B92" w16cex:dateUtc="2025-04-24T00:22:00Z"/>
  <w16cex:commentExtensible w16cex:durableId="0CEEAC49" w16cex:dateUtc="2025-04-24T00:38:00Z"/>
  <w16cex:commentExtensible w16cex:durableId="36D373B5" w16cex:dateUtc="2025-04-24T00:51:00Z"/>
  <w16cex:commentExtensible w16cex:durableId="75D2869F" w16cex:dateUtc="2025-04-24T01:08:00Z"/>
  <w16cex:commentExtensible w16cex:durableId="68B88145" w16cex:dateUtc="2025-04-24T00:58:00Z"/>
  <w16cex:commentExtensible w16cex:durableId="6E88863F" w16cex:dateUtc="2025-04-24T01:11:00Z"/>
  <w16cex:commentExtensible w16cex:durableId="188FB5A6" w16cex:dateUtc="2025-04-24T01:18:00Z"/>
  <w16cex:commentExtensible w16cex:durableId="031C8882" w16cex:dateUtc="2025-04-24T01:27:00Z"/>
  <w16cex:commentExtensible w16cex:durableId="573AAADF" w16cex:dateUtc="2025-04-24T01:30:00Z"/>
  <w16cex:commentExtensible w16cex:durableId="60AD1917" w16cex:dateUtc="2025-04-24T01:27:00Z"/>
  <w16cex:commentExtensible w16cex:durableId="3A7EBD70" w16cex:dateUtc="2025-04-24T01:37:00Z"/>
  <w16cex:commentExtensible w16cex:durableId="34698EB2" w16cex:dateUtc="2025-04-24T0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9CB3A6" w16cid:durableId="346A2385"/>
  <w16cid:commentId w16cid:paraId="5C89DEA3" w16cid:durableId="1F6E2C63"/>
  <w16cid:commentId w16cid:paraId="79F8C85C" w16cid:durableId="6E2BE809"/>
  <w16cid:commentId w16cid:paraId="47071590" w16cid:durableId="10EEC160"/>
  <w16cid:commentId w16cid:paraId="3E7ED674" w16cid:durableId="5F1E9B92"/>
  <w16cid:commentId w16cid:paraId="2FCFB2AA" w16cid:durableId="0CEEAC49"/>
  <w16cid:commentId w16cid:paraId="7755DAE5" w16cid:durableId="36D373B5"/>
  <w16cid:commentId w16cid:paraId="1A3DE99B" w16cid:durableId="75D2869F"/>
  <w16cid:commentId w16cid:paraId="7825E98C" w16cid:durableId="68B88145"/>
  <w16cid:commentId w16cid:paraId="392D58F1" w16cid:durableId="6E88863F"/>
  <w16cid:commentId w16cid:paraId="666FCCD2" w16cid:durableId="188FB5A6"/>
  <w16cid:commentId w16cid:paraId="0B0E1B4B" w16cid:durableId="031C8882"/>
  <w16cid:commentId w16cid:paraId="79830E25" w16cid:durableId="573AAADF"/>
  <w16cid:commentId w16cid:paraId="5CD31192" w16cid:durableId="60AD1917"/>
  <w16cid:commentId w16cid:paraId="2855A4C2" w16cid:durableId="3A7EBD70"/>
  <w16cid:commentId w16cid:paraId="43F16D06" w16cid:durableId="34698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534BD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F367E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346BE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A58A6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A6E86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C248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1CF8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FB284D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442B8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F491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88A7E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77066122">
    <w:abstractNumId w:val="10"/>
  </w:num>
  <w:num w:numId="2" w16cid:durableId="253365451">
    <w:abstractNumId w:val="9"/>
  </w:num>
  <w:num w:numId="3" w16cid:durableId="1743944249">
    <w:abstractNumId w:val="7"/>
  </w:num>
  <w:num w:numId="4" w16cid:durableId="1013646822">
    <w:abstractNumId w:val="6"/>
  </w:num>
  <w:num w:numId="5" w16cid:durableId="125587798">
    <w:abstractNumId w:val="5"/>
  </w:num>
  <w:num w:numId="6" w16cid:durableId="976379020">
    <w:abstractNumId w:val="4"/>
  </w:num>
  <w:num w:numId="7" w16cid:durableId="2120679684">
    <w:abstractNumId w:val="8"/>
  </w:num>
  <w:num w:numId="8" w16cid:durableId="1108740857">
    <w:abstractNumId w:val="3"/>
  </w:num>
  <w:num w:numId="9" w16cid:durableId="1311442712">
    <w:abstractNumId w:val="2"/>
  </w:num>
  <w:num w:numId="10" w16cid:durableId="299069443">
    <w:abstractNumId w:val="1"/>
  </w:num>
  <w:num w:numId="11" w16cid:durableId="377318221">
    <w:abstractNumId w:val="0"/>
  </w:num>
  <w:num w:numId="12" w16cid:durableId="91216088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m LaRue">
    <w15:presenceInfo w15:providerId="Windows Live" w15:userId="b8d5d893151e7d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806BE4"/>
    <w:rsid w:val="00033E71"/>
    <w:rsid w:val="000818D4"/>
    <w:rsid w:val="002E0B3D"/>
    <w:rsid w:val="002E3382"/>
    <w:rsid w:val="003056C7"/>
    <w:rsid w:val="003212C9"/>
    <w:rsid w:val="0057054E"/>
    <w:rsid w:val="005944F0"/>
    <w:rsid w:val="005C493C"/>
    <w:rsid w:val="00806BE4"/>
    <w:rsid w:val="00824E7F"/>
    <w:rsid w:val="009B4A54"/>
    <w:rsid w:val="00A84366"/>
    <w:rsid w:val="00A911CA"/>
    <w:rsid w:val="00E73743"/>
    <w:rsid w:val="00F1427A"/>
    <w:rsid w:val="00FE1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5620"/>
  <w15:docId w15:val="{D5B2FC8C-5B6B-4E34-80EA-5F8688C0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33E71"/>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9B4A54"/>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9B4A54"/>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9B4A54"/>
    <w:pPr>
      <w:keepNext/>
      <w:keepLines/>
      <w:spacing w:before="200" w:after="0"/>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B4A54"/>
    <w:pPr>
      <w:keepNext/>
      <w:keepLines/>
      <w:spacing w:before="480" w:after="240"/>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B4A54"/>
    <w:pPr>
      <w:keepNext/>
      <w:keepLines/>
    </w:pPr>
  </w:style>
  <w:style w:type="paragraph" w:styleId="Date">
    <w:name w:val="Date"/>
    <w:next w:val="BodyText"/>
    <w:qFormat/>
    <w:rsid w:val="009B4A54"/>
    <w:pPr>
      <w:keepNext/>
      <w:keepLines/>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9B4A54"/>
    <w:rPr>
      <w:color w:val="auto"/>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B4A54"/>
  </w:style>
  <w:style w:type="character" w:styleId="LineNumber">
    <w:name w:val="line number"/>
    <w:basedOn w:val="DefaultParagraphFont"/>
    <w:semiHidden/>
    <w:unhideWhenUsed/>
    <w:rsid w:val="00A84366"/>
  </w:style>
  <w:style w:type="character" w:styleId="CommentReference">
    <w:name w:val="annotation reference"/>
    <w:basedOn w:val="DefaultParagraphFont"/>
    <w:semiHidden/>
    <w:unhideWhenUsed/>
    <w:rsid w:val="00824E7F"/>
    <w:rPr>
      <w:sz w:val="16"/>
      <w:szCs w:val="16"/>
    </w:rPr>
  </w:style>
  <w:style w:type="paragraph" w:styleId="CommentText">
    <w:name w:val="annotation text"/>
    <w:basedOn w:val="Normal"/>
    <w:link w:val="CommentTextChar"/>
    <w:unhideWhenUsed/>
    <w:rsid w:val="00824E7F"/>
    <w:rPr>
      <w:sz w:val="20"/>
      <w:szCs w:val="20"/>
    </w:rPr>
  </w:style>
  <w:style w:type="character" w:customStyle="1" w:styleId="CommentTextChar">
    <w:name w:val="Comment Text Char"/>
    <w:basedOn w:val="DefaultParagraphFont"/>
    <w:link w:val="CommentText"/>
    <w:rsid w:val="00824E7F"/>
    <w:rPr>
      <w:sz w:val="20"/>
      <w:szCs w:val="20"/>
    </w:rPr>
  </w:style>
  <w:style w:type="paragraph" w:styleId="CommentSubject">
    <w:name w:val="annotation subject"/>
    <w:basedOn w:val="CommentText"/>
    <w:next w:val="CommentText"/>
    <w:link w:val="CommentSubjectChar"/>
    <w:semiHidden/>
    <w:unhideWhenUsed/>
    <w:rsid w:val="00824E7F"/>
    <w:rPr>
      <w:b/>
      <w:bCs/>
    </w:rPr>
  </w:style>
  <w:style w:type="character" w:customStyle="1" w:styleId="CommentSubjectChar">
    <w:name w:val="Comment Subject Char"/>
    <w:basedOn w:val="CommentTextChar"/>
    <w:link w:val="CommentSubject"/>
    <w:semiHidden/>
    <w:rsid w:val="00824E7F"/>
    <w:rPr>
      <w:b/>
      <w:bCs/>
      <w:sz w:val="20"/>
      <w:szCs w:val="20"/>
    </w:rPr>
  </w:style>
  <w:style w:type="paragraph" w:styleId="Revision">
    <w:name w:val="Revision"/>
    <w:hidden/>
    <w:semiHidden/>
    <w:rsid w:val="00824E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ftware.steenlab.org/mz5" TargetMode="External"/><Relationship Id="rId18" Type="http://schemas.openxmlformats.org/officeDocument/2006/relationships/image" Target="media/image6.png"/><Relationship Id="rId26" Type="http://schemas.openxmlformats.org/officeDocument/2006/relationships/hyperlink" Target="https://doi.org/10.1021/acs.jproteome.2c00313" TargetMode="External"/><Relationship Id="rId39" Type="http://schemas.openxmlformats.org/officeDocument/2006/relationships/hyperlink" Target="https://doi.org/10.3390/metabo12020173" TargetMode="External"/><Relationship Id="rId21" Type="http://schemas.openxmlformats.org/officeDocument/2006/relationships/hyperlink" Target="https://doi.org/10.1038/nbt.2841" TargetMode="External"/><Relationship Id="rId34" Type="http://schemas.openxmlformats.org/officeDocument/2006/relationships/hyperlink" Target="https://doi.org/10.1007/978-1-60761-987-1_12" TargetMode="External"/><Relationship Id="rId42" Type="http://schemas.openxmlformats.org/officeDocument/2006/relationships/hyperlink" Target="https://doi.org/10.1145/3299869.3320212" TargetMode="External"/><Relationship Id="rId47" Type="http://schemas.openxmlformats.org/officeDocument/2006/relationships/hyperlink" Target="https://doi.org/10.1038/s41598-022-09432-1" TargetMode="External"/><Relationship Id="rId50" Type="http://schemas.microsoft.com/office/2011/relationships/people" Target="peop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i.org/10.1016/j.jasms.2010.06.014" TargetMode="External"/><Relationship Id="rId11" Type="http://schemas.openxmlformats.org/officeDocument/2006/relationships/hyperlink" Target="https://github.com/yrm9837/mzMD-java" TargetMode="External"/><Relationship Id="rId24" Type="http://schemas.openxmlformats.org/officeDocument/2006/relationships/hyperlink" Target="https://doi.org/10.1021/acs.jproteome.0c00192" TargetMode="External"/><Relationship Id="rId32" Type="http://schemas.openxmlformats.org/officeDocument/2006/relationships/hyperlink" Target="https://doi.org/10.1093/bioinformatics/btac098" TargetMode="External"/><Relationship Id="rId37" Type="http://schemas.openxmlformats.org/officeDocument/2006/relationships/hyperlink" Target="https://doi.org/10.1145/362384.362685" TargetMode="External"/><Relationship Id="rId40" Type="http://schemas.openxmlformats.org/officeDocument/2006/relationships/hyperlink" Target="https://doi.org/10.1093/nar/gkv1042" TargetMode="External"/><Relationship Id="rId45" Type="http://schemas.openxmlformats.org/officeDocument/2006/relationships/hyperlink" Target="https://doi.org/10.1038/s41467-024-55798-3" TargetMode="External"/><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hyperlink" Target="https://doi.org/10.1371/journal.pone.0125108" TargetMode="External"/><Relationship Id="rId28" Type="http://schemas.openxmlformats.org/officeDocument/2006/relationships/hyperlink" Target="https://doi.org/10.1002/mas.21522" TargetMode="External"/><Relationship Id="rId36" Type="http://schemas.openxmlformats.org/officeDocument/2006/relationships/hyperlink" Target="https://doi.org/10.1038/nbt.2377" TargetMode="External"/><Relationship Id="rId49" Type="http://schemas.openxmlformats.org/officeDocument/2006/relationships/fontTable" Target="fontTable.xml"/><Relationship Id="rId10" Type="http://schemas.openxmlformats.org/officeDocument/2006/relationships/hyperlink" Target="https://github.com/optimusmoose/MZTree" TargetMode="External"/><Relationship Id="rId19" Type="http://schemas.openxmlformats.org/officeDocument/2006/relationships/image" Target="media/image7.png"/><Relationship Id="rId31" Type="http://schemas.openxmlformats.org/officeDocument/2006/relationships/hyperlink" Target="https://doi.org/10.1371/journal.pone.0188059" TargetMode="External"/><Relationship Id="rId44" Type="http://schemas.openxmlformats.org/officeDocument/2006/relationships/hyperlink" Target="https://doi.org/10.1093/nar/gkz1019" TargetMode="External"/><Relationship Id="rId4" Type="http://schemas.openxmlformats.org/officeDocument/2006/relationships/webSettings" Target="webSettings.xml"/><Relationship Id="rId9" Type="http://schemas.openxmlformats.org/officeDocument/2006/relationships/hyperlink" Target="https://researcher-resources.acs.org/publish/author_guidelines?coden=jprobs" TargetMode="External"/><Relationship Id="rId14" Type="http://schemas.openxmlformats.org/officeDocument/2006/relationships/image" Target="media/image2.png"/><Relationship Id="rId22" Type="http://schemas.openxmlformats.org/officeDocument/2006/relationships/hyperlink" Target="https://doi.org/10.1074/mcp.O114.047035" TargetMode="External"/><Relationship Id="rId27" Type="http://schemas.openxmlformats.org/officeDocument/2006/relationships/hyperlink" Target="https://doi.org/10.1038/s41598-020-65015-y" TargetMode="External"/><Relationship Id="rId30" Type="http://schemas.openxmlformats.org/officeDocument/2006/relationships/hyperlink" Target="https://doi.org/10.1074/mcp.O114.039115" TargetMode="External"/><Relationship Id="rId35" Type="http://schemas.openxmlformats.org/officeDocument/2006/relationships/hyperlink" Target="https://doi.org/10.1186/s12859-021-04490-0" TargetMode="External"/><Relationship Id="rId43" Type="http://schemas.openxmlformats.org/officeDocument/2006/relationships/hyperlink" Target="https://doi.org/10.32614/RJ-2022-050" TargetMode="External"/><Relationship Id="rId48" Type="http://schemas.openxmlformats.org/officeDocument/2006/relationships/hyperlink" Target="https://doi.org/10.1007/978-1-4842-2199-0_8" TargetMode="External"/><Relationship Id="rId8" Type="http://schemas.microsoft.com/office/2018/08/relationships/commentsExtensible" Target="commentsExtensible.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i.org/10.1074/mcp.O111.011379" TargetMode="External"/><Relationship Id="rId33" Type="http://schemas.openxmlformats.org/officeDocument/2006/relationships/hyperlink" Target="https://doi.org/10.1109/e-Science.2009.18" TargetMode="External"/><Relationship Id="rId38" Type="http://schemas.openxmlformats.org/officeDocument/2006/relationships/hyperlink" Target="https://doi.org/10.1021/ac051437y" TargetMode="External"/><Relationship Id="rId46" Type="http://schemas.openxmlformats.org/officeDocument/2006/relationships/hyperlink" Target="https://doi.org/10.5281/ZENODO.877338" TargetMode="External"/><Relationship Id="rId20" Type="http://schemas.openxmlformats.org/officeDocument/2006/relationships/hyperlink" Target="https://doi.org/10.1074/mcp.R110.000133" TargetMode="External"/><Relationship Id="rId41" Type="http://schemas.openxmlformats.org/officeDocument/2006/relationships/hyperlink" Target="https://doi.org/10.1101/2022.08.06.503000" TargetMode="External"/><Relationship Id="rId1" Type="http://schemas.openxmlformats.org/officeDocument/2006/relationships/numbering" Target="numbering.xml"/><Relationship Id="rId6"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24</Pages>
  <Words>9526</Words>
  <Characters>54303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Databases are an effective and efficient method for storage and access of mass-spectrometry data</vt:lpstr>
    </vt:vector>
  </TitlesOfParts>
  <Company/>
  <LinksUpToDate>false</LinksUpToDate>
  <CharactersWithSpaces>63702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Sam LaRue; Anitra E. Ingalls</dc:creator>
  <cp:keywords/>
  <cp:lastModifiedBy>Sam LaRue</cp:lastModifiedBy>
  <cp:revision>4</cp:revision>
  <dcterms:created xsi:type="dcterms:W3CDTF">2025-03-18T01:05:00Z</dcterms:created>
  <dcterms:modified xsi:type="dcterms:W3CDTF">2025-04-24T02:47:00Z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