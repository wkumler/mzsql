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ACC46" w14:textId="77777777" w:rsidR="00A911CA" w:rsidRDefault="0085153A">
      <w:pPr>
        <w:pStyle w:val="Title"/>
      </w:pPr>
      <w:commentRangeStart w:id="0"/>
      <w:r>
        <w:t>Databases are an effective and efficient method for storage and access of mass-spectrometry data</w:t>
      </w:r>
      <w:commentRangeEnd w:id="0"/>
      <w:r w:rsidR="00F1427A">
        <w:rPr>
          <w:rStyle w:val="CommentReference"/>
          <w:rFonts w:asciiTheme="minorHAnsi" w:eastAsiaTheme="minorHAnsi" w:hAnsiTheme="minorHAnsi" w:cstheme="minorBidi"/>
          <w:b w:val="0"/>
          <w:bCs w:val="0"/>
        </w:rPr>
        <w:commentReference w:id="0"/>
      </w:r>
    </w:p>
    <w:p w14:paraId="5D8B81A7" w14:textId="77777777" w:rsidR="00A911CA" w:rsidRDefault="0085153A">
      <w:pPr>
        <w:pStyle w:val="Author"/>
      </w:pPr>
      <w:r>
        <w:t>William Kumler</w:t>
      </w:r>
    </w:p>
    <w:p w14:paraId="4BF9D6FB" w14:textId="77777777" w:rsidR="00A911CA" w:rsidRDefault="0085153A">
      <w:pPr>
        <w:pStyle w:val="Author"/>
      </w:pPr>
      <w:r>
        <w:t>Sam LaRue</w:t>
      </w:r>
    </w:p>
    <w:p w14:paraId="4AB949ED" w14:textId="77777777" w:rsidR="00A911CA" w:rsidRDefault="0085153A">
      <w:pPr>
        <w:pStyle w:val="Author"/>
      </w:pPr>
      <w:r>
        <w:t>Anitra E. Ingalls</w:t>
      </w:r>
    </w:p>
    <w:p w14:paraId="4155F4C5" w14:textId="77777777" w:rsidR="00A911CA" w:rsidRDefault="0085153A">
      <w:pPr>
        <w:pStyle w:val="FirstParagraph"/>
      </w:pPr>
      <w:hyperlink r:id="rId7">
        <w:r>
          <w:rPr>
            <w:rStyle w:val="Hyperlink"/>
          </w:rPr>
          <w:t>https://researcher-resources.acs.org/publish/author_guidelines?coden=jprobs</w:t>
        </w:r>
      </w:hyperlink>
    </w:p>
    <w:p w14:paraId="199C0415" w14:textId="77777777" w:rsidR="00A911CA" w:rsidRDefault="0085153A">
      <w:pPr>
        <w:pStyle w:val="Heading1"/>
      </w:pPr>
      <w:bookmarkStart w:id="1" w:name="abstract"/>
      <w:r>
        <w:t>Abstract</w:t>
      </w:r>
    </w:p>
    <w:p w14:paraId="11555D4B" w14:textId="77777777" w:rsidR="00A911CA" w:rsidRDefault="0085153A">
      <w:pPr>
        <w:pStyle w:val="FirstParagraph"/>
      </w:pPr>
      <w:r>
        <w:t>(200 words max)</w:t>
      </w:r>
    </w:p>
    <w:p w14:paraId="12E8BA8D" w14:textId="77777777" w:rsidR="00A911CA" w:rsidRDefault="0085153A">
      <w:pPr>
        <w:pStyle w:val="Heading1"/>
      </w:pPr>
      <w:bookmarkStart w:id="2" w:name="introduction"/>
      <w:bookmarkEnd w:id="1"/>
      <w:r>
        <w:t>Introduction</w:t>
      </w:r>
      <w:bookmarkStart w:id="3" w:name="_GoBack"/>
      <w:bookmarkEnd w:id="3"/>
    </w:p>
    <w:p w14:paraId="05495E76" w14:textId="77777777" w:rsidR="00A911CA" w:rsidRDefault="0085153A">
      <w:pPr>
        <w:pStyle w:val="FirstParagraph"/>
      </w:pPr>
      <w:r>
        <w:t>Mass spectrometry (MS) still lacks a performant data access format. The mzML file type</w:t>
      </w:r>
      <w:r>
        <w:rPr>
          <w:vertAlign w:val="superscript"/>
        </w:rPr>
        <w:t>1</w:t>
      </w:r>
      <w:r>
        <w:t>, a result of over a decade of interlaboratory collabor</w:t>
      </w:r>
      <w:r>
        <w:t xml:space="preserve">ation and workshopping, struggles to provide rapid computational access to the </w:t>
      </w:r>
      <w:r>
        <w:rPr>
          <w:i/>
          <w:iCs/>
        </w:rPr>
        <w:t>m/z</w:t>
      </w:r>
      <w:r>
        <w:t xml:space="preserve"> and intensity pairs. This is the crucial component in nearly all mass spectrometry analysis, but mzML’s text-based XML format requires time-consuming decompression performed</w:t>
      </w:r>
      <w:r>
        <w:t xml:space="preserve"> one scan at a time. This is largely due to its preservation of the scan as the unit of transaction while the field moves increasingly away from single-scan analysis</w:t>
      </w:r>
      <w:r>
        <w:rPr>
          <w:vertAlign w:val="superscript"/>
        </w:rPr>
        <w:t>2,3</w:t>
      </w:r>
      <w:r>
        <w:t>.</w:t>
      </w:r>
    </w:p>
    <w:p w14:paraId="6AB980EC" w14:textId="77777777" w:rsidR="00A911CA" w:rsidRDefault="0085153A">
      <w:pPr>
        <w:pStyle w:val="BodyText"/>
      </w:pPr>
      <w:r>
        <w:t>As a result, alternative file formats are proposed practically every year. These inclu</w:t>
      </w:r>
      <w:r>
        <w:t>de direct improvements to the mzML format with indexing</w:t>
      </w:r>
      <w:r>
        <w:rPr>
          <w:vertAlign w:val="superscript"/>
        </w:rPr>
        <w:t>4</w:t>
      </w:r>
      <w:r>
        <w:t xml:space="preserve"> and better internal encoding of the data</w:t>
      </w:r>
      <w:r>
        <w:rPr>
          <w:vertAlign w:val="superscript"/>
        </w:rPr>
        <w:t>5</w:t>
      </w:r>
      <w:r>
        <w:t>, HDF5-based alternatives</w:t>
      </w:r>
      <w:r>
        <w:rPr>
          <w:vertAlign w:val="superscript"/>
        </w:rPr>
        <w:t>5–9</w:t>
      </w:r>
      <w:r>
        <w:t>, relational databases</w:t>
      </w:r>
      <w:r>
        <w:rPr>
          <w:vertAlign w:val="superscript"/>
        </w:rPr>
        <w:t>10–14</w:t>
      </w:r>
      <w:r>
        <w:t>, or fully custom alternatives</w:t>
      </w:r>
      <w:r>
        <w:rPr>
          <w:vertAlign w:val="superscript"/>
        </w:rPr>
        <w:t>15,16</w:t>
      </w:r>
      <w:r>
        <w:t>. Fundamentally, these alternatives implement tradeoffs between user</w:t>
      </w:r>
      <w:r>
        <w:t xml:space="preserve"> sanity in exchange for access speed and/or size on disk with clever compression algorithms and modern data structures that move away from the human-readable format of the mzML. These optimized formats are inherently more difficult to understand and usuall</w:t>
      </w:r>
      <w:r>
        <w:t>y lack comprehensive documentation or examples (particularly across programming languages) making it difficult for new users to enjoy their benefits or extend their functionality. This steep learning curve, coupled with a lack of support in conversion tool</w:t>
      </w:r>
      <w:r>
        <w:t>s such as Proteowizard’s msconvert</w:t>
      </w:r>
      <w:r>
        <w:rPr>
          <w:vertAlign w:val="superscript"/>
        </w:rPr>
        <w:t>17</w:t>
      </w:r>
      <w:r>
        <w:t>, has prevented widespread adoption of these new formats despite their clear computational advantages. Such formats are also fragile in the sense that without community support, their continued development depends entire</w:t>
      </w:r>
      <w:r>
        <w:t>ly on the original developers and easily become deprecated (as is the case with YAFMS, Shaduf, and mz5, all of whom have links in their papers that currently redirect to missing webpages). A simple, speedy, and small MS data format remains very much in dem</w:t>
      </w:r>
      <w:r>
        <w:t>and.</w:t>
      </w:r>
    </w:p>
    <w:p w14:paraId="6993D671" w14:textId="77777777" w:rsidR="00A911CA" w:rsidRDefault="0085153A">
      <w:pPr>
        <w:pStyle w:val="BodyText"/>
      </w:pPr>
      <w:r>
        <w:lastRenderedPageBreak/>
        <w:t>Relational databases are not new for MS workflows (see references above) and compete predominantly with HDF5-based methods. Both of these systems are widely used for big data and can be applied to MS data in a plethora of ways, leading to the prolifer</w:t>
      </w:r>
      <w:r>
        <w:t>ation of implementations we see today. Both backends provide excellent universality, larger-than-memory support, and rapid access to data, but HDF5-based systems excel at self-description and hierarchical structures</w:t>
      </w:r>
      <w:r>
        <w:rPr>
          <w:vertAlign w:val="superscript"/>
        </w:rPr>
        <w:t>9</w:t>
      </w:r>
      <w:r>
        <w:t xml:space="preserve"> while the relational database model is </w:t>
      </w:r>
      <w:r>
        <w:t>optimized for multi-table queries using a consistent syntax</w:t>
      </w:r>
      <w:r>
        <w:rPr>
          <w:vertAlign w:val="superscript"/>
        </w:rPr>
        <w:t>18</w:t>
      </w:r>
      <w:r>
        <w:t>. Relational databases are increasingly seen in MS workflows for both raw and processed data, with SQLite backends now supported in the popular peakpicking software xcms</w:t>
      </w:r>
      <w:r>
        <w:rPr>
          <w:vertAlign w:val="superscript"/>
        </w:rPr>
        <w:t>19</w:t>
      </w:r>
      <w:r>
        <w:t xml:space="preserve"> via the Spectra package</w:t>
      </w:r>
      <w:r>
        <w:rPr>
          <w:vertAlign w:val="superscript"/>
        </w:rPr>
        <w:t>20</w:t>
      </w:r>
      <w:r>
        <w:t xml:space="preserve"> (though in-memory and HDF5 options are also supported) and on MetabolomicsWorkbench</w:t>
      </w:r>
      <w:r>
        <w:rPr>
          <w:vertAlign w:val="superscript"/>
        </w:rPr>
        <w:t>21</w:t>
      </w:r>
      <w:r>
        <w:t xml:space="preserve"> while the development of MassQL</w:t>
      </w:r>
      <w:r>
        <w:rPr>
          <w:vertAlign w:val="superscript"/>
        </w:rPr>
        <w:t>22</w:t>
      </w:r>
      <w:r>
        <w:t xml:space="preserve"> demonstrates the increasing comfort that MS analysts have with the adoption of SQL.</w:t>
      </w:r>
    </w:p>
    <w:p w14:paraId="67969ECA" w14:textId="77777777" w:rsidR="00A911CA" w:rsidRDefault="0085153A">
      <w:pPr>
        <w:pStyle w:val="BodyText"/>
      </w:pPr>
      <w:r>
        <w:t>Relational databases also have several distinct a</w:t>
      </w:r>
      <w:r>
        <w:t>dvantages over hierarchical or text-based systems, particularly in performing searches for subsets of data via indices. Importantly, this indexing differs from the byte-offset indexes that already exist in the indexed mzML and HDF5 formats because the sear</w:t>
      </w:r>
      <w:r>
        <w:t xml:space="preserve">ch for a particular subset cannot be done efficiently with a byte-offset index when the </w:t>
      </w:r>
      <w:r>
        <w:rPr>
          <w:i/>
          <w:iCs/>
        </w:rPr>
        <w:t>m/z</w:t>
      </w:r>
      <w:r>
        <w:t xml:space="preserve"> data is encoded, though access to a particular scan can be incredibly rapid. Additionally, data from multiple samples can be stored together in a single database ta</w:t>
      </w:r>
      <w:r>
        <w:t>ble, differing from formats like mzDB, mzTree, and mzMD and allowing queries of all dataset samples to be performed without looping through each file in turn, thereby avoiding the associated computational overhead and query complexity.</w:t>
      </w:r>
    </w:p>
    <w:p w14:paraId="1856A13F" w14:textId="77777777" w:rsidR="00A911CA" w:rsidRDefault="0085153A">
      <w:pPr>
        <w:pStyle w:val="BodyText"/>
      </w:pPr>
      <w:r>
        <w:t>SQL databases also a</w:t>
      </w:r>
      <w:r>
        <w:t>llow mass spectrometrists to access the continual improvements and long-term stability produced by the industries who specialize in these. While HDF5 is a common scientific data format, databases are constantly under development by industry titans deeply i</w:t>
      </w:r>
      <w:r>
        <w:t>nvested in their maintenance and optimization. Online analytical processing (OLAP) methods are particularly well suited for MS data given their optimization for read speed under the assumption of infrequent transactions, making modern systems such as DuckD</w:t>
      </w:r>
      <w:r>
        <w:t>B</w:t>
      </w:r>
      <w:r>
        <w:rPr>
          <w:vertAlign w:val="superscript"/>
        </w:rPr>
        <w:t>23</w:t>
      </w:r>
      <w:r>
        <w:t xml:space="preserve"> or Apache’s Parquet formats highly appealing while preserving the familiar file-based serverless approach.</w:t>
      </w:r>
    </w:p>
    <w:p w14:paraId="4E74BD03" w14:textId="77777777" w:rsidR="00A911CA" w:rsidRDefault="0085153A">
      <w:pPr>
        <w:pStyle w:val="BodyText"/>
      </w:pPr>
      <w:r>
        <w:t>Our previous work showed how the ragged arrays of MS data can be converted into a tidy database table in memory</w:t>
      </w:r>
      <w:r>
        <w:rPr>
          <w:vertAlign w:val="superscript"/>
        </w:rPr>
        <w:t>24</w:t>
      </w:r>
      <w:r>
        <w:t xml:space="preserve"> and we now logically extend tha</w:t>
      </w:r>
      <w:r>
        <w:t>t method into proper database storage. Here, we test the hypothesis that a “vanilla” implementation of a relational database which exposes the raw m/z and intensity pairs is an intuitive and performant way of storing MS data for exploratory analysis, visua</w:t>
      </w:r>
      <w:r>
        <w:t>lization, and quality control. We compare the time and space required to extract a representative data subset under six conditions and perform these tests on multiple databases as well as mzML and other MS data formats.</w:t>
      </w:r>
    </w:p>
    <w:p w14:paraId="6F83EEBC" w14:textId="77777777" w:rsidR="00A911CA" w:rsidRDefault="0085153A">
      <w:pPr>
        <w:pStyle w:val="Heading1"/>
      </w:pPr>
      <w:bookmarkStart w:id="4" w:name="experimental-section"/>
      <w:bookmarkEnd w:id="2"/>
      <w:r>
        <w:t>Experimental section</w:t>
      </w:r>
    </w:p>
    <w:p w14:paraId="336A898D" w14:textId="77777777" w:rsidR="00A911CA" w:rsidRDefault="0085153A">
      <w:pPr>
        <w:pStyle w:val="FirstParagraph"/>
      </w:pPr>
      <w:r>
        <w:t xml:space="preserve">We performed a </w:t>
      </w:r>
      <w:r>
        <w:t>literature search for mass-spectrometry data formats that have been published in the last 15 years and attempted to find or construct parsers for each format in Python, a popular high-level interpreted language. Each parser was written to perform three com</w:t>
      </w:r>
      <w:r>
        <w:t xml:space="preserve">mon exploratory data analysis operations on full-scan data and three common </w:t>
      </w:r>
      <w:r>
        <w:lastRenderedPageBreak/>
        <w:t xml:space="preserve">operations on MS/MS fragmentation data. Full scan queries consisted of 1) single scan extraction by scan number, 2) retention time range extraction of all scans within a specified </w:t>
      </w:r>
      <w:r>
        <w:t>retention time range, and 3) chromatogram extraction, which collects the ions within a specified parts-per-million (PPM) error of a known mass. These queries generally correspond to the methods used in</w:t>
      </w:r>
      <w:r>
        <w:rPr>
          <w:vertAlign w:val="superscript"/>
        </w:rPr>
        <w:t>11</w:t>
      </w:r>
      <w:r>
        <w:t>, which performed similar tests benchmarking the mzDB</w:t>
      </w:r>
      <w:r>
        <w:t xml:space="preserve"> format against mz5 and an mzML parser. Note that the chromatogram extraction does not extract a precompiled chromatogram of the sort commonly found at the end of mzML files or as a result of SIM/PRM analysis but instead refers to sifting through the raw d</w:t>
      </w:r>
      <w:r>
        <w:t xml:space="preserve">ata for data tuples with an </w:t>
      </w:r>
      <w:r>
        <w:rPr>
          <w:i/>
          <w:iCs/>
        </w:rPr>
        <w:t>m/z</w:t>
      </w:r>
      <w:r>
        <w:t xml:space="preserve"> value between specified bounds. MS/MS queries involved extracting three relevant subsets, consisting of 1) a single scan extraction by scan number similar to that of the full scan, 2) extraction of all the fragments associat</w:t>
      </w:r>
      <w:r>
        <w:t xml:space="preserve">ed with a precursor </w:t>
      </w:r>
      <w:r>
        <w:rPr>
          <w:i/>
          <w:iCs/>
        </w:rPr>
        <w:t>m/z</w:t>
      </w:r>
      <w:r>
        <w:t xml:space="preserve"> within a given PPM, and 3) extraction of all fragments with </w:t>
      </w:r>
      <w:r>
        <w:rPr>
          <w:i/>
          <w:iCs/>
        </w:rPr>
        <w:t>m/z</w:t>
      </w:r>
      <w:r>
        <w:t xml:space="preserve"> values within a given PPM.</w:t>
      </w:r>
    </w:p>
    <w:p w14:paraId="192BA564" w14:textId="77777777" w:rsidR="00A911CA" w:rsidRDefault="0085153A">
      <w:pPr>
        <w:pStyle w:val="BodyText"/>
      </w:pPr>
      <w:r>
        <w:t>We explored the available documentation on PyPI and Github for each mass spectrometry data format and either identified existing functions an</w:t>
      </w:r>
      <w:r>
        <w:t>d packages that would perform the above queries or wrote our own functions if necessary.</w:t>
      </w:r>
    </w:p>
    <w:p w14:paraId="3A74A586" w14:textId="77777777" w:rsidR="00A911CA" w:rsidRDefault="0085153A">
      <w:pPr>
        <w:pStyle w:val="Heading2"/>
      </w:pPr>
      <w:bookmarkStart w:id="5" w:name="Xfe9fc8ce635cf7931d3f2399fb458aa7ef2cfa5"/>
      <w:commentRangeStart w:id="6"/>
      <w:r>
        <w:t>Mass-spectrometry files and software used</w:t>
      </w:r>
      <w:commentRangeEnd w:id="6"/>
      <w:r w:rsidR="00824E7F">
        <w:rPr>
          <w:rStyle w:val="CommentReference"/>
          <w:rFonts w:asciiTheme="minorHAnsi" w:eastAsiaTheme="minorHAnsi" w:hAnsiTheme="minorHAnsi" w:cstheme="minorBidi"/>
          <w:b w:val="0"/>
          <w:bCs w:val="0"/>
        </w:rPr>
        <w:commentReference w:id="6"/>
      </w:r>
    </w:p>
    <w:p w14:paraId="27FEE85D" w14:textId="77777777" w:rsidR="00A911CA" w:rsidRDefault="0085153A">
      <w:pPr>
        <w:pStyle w:val="FirstParagraph"/>
      </w:pPr>
      <w:r>
        <w:t>We browsed Metabolights</w:t>
      </w:r>
      <w:r>
        <w:rPr>
          <w:vertAlign w:val="superscript"/>
        </w:rPr>
        <w:t>25</w:t>
      </w:r>
      <w:r>
        <w:t xml:space="preserve"> for suitable LCMS datasets, looking for studies that included 100+ gigabytes of data from both full scan and MS/MS analysis. We were also restricted to the Thermo Scientific .raw file format, as it was the most widely supported by alternative MS storage m</w:t>
      </w:r>
      <w:r>
        <w:t>ethods. We also excluded polarity-switching data as it is unclear whether all converters would be able to separate scans based on polarity.</w:t>
      </w:r>
    </w:p>
    <w:p w14:paraId="7924F3BA" w14:textId="77777777" w:rsidR="00A911CA" w:rsidRDefault="0085153A">
      <w:pPr>
        <w:pStyle w:val="BodyText"/>
      </w:pPr>
      <w:r>
        <w:t xml:space="preserve">Files were downloaded as .raw. mzML, mz5, and mzMLb were all natively supported by Proteowizard’s </w:t>
      </w:r>
      <w:r>
        <w:rPr>
          <w:rStyle w:val="VerbatimChar"/>
        </w:rPr>
        <w:t>msconvert</w:t>
      </w:r>
      <w:r>
        <w:t xml:space="preserve"> software</w:t>
      </w:r>
      <w:r>
        <w:t xml:space="preserve"> (version 3.0.25009) while MZA (v1.24.11.16) and mzDB (v0.9.10_build20170802) had separate extensions to this executable enabling their own conversion. MzTree and mzMD were converted via their GUI which did not have release or versioning information availa</w:t>
      </w:r>
      <w:r>
        <w:t>ble but were downloaded from Github (</w:t>
      </w:r>
      <w:hyperlink r:id="rId8">
        <w:r>
          <w:rPr>
            <w:rStyle w:val="Hyperlink"/>
          </w:rPr>
          <w:t>https://github.com/optimusmoose/MZTree</w:t>
        </w:r>
      </w:hyperlink>
      <w:r>
        <w:t xml:space="preserve"> and </w:t>
      </w:r>
      <w:hyperlink r:id="rId9">
        <w:r>
          <w:rPr>
            <w:rStyle w:val="Hyperlink"/>
          </w:rPr>
          <w:t>https://github.com/yrm9837/mzMD-java</w:t>
        </w:r>
      </w:hyperlink>
      <w:r>
        <w:t xml:space="preserve">, respectively) and built </w:t>
      </w:r>
      <w:r>
        <w:t>via Maven (v3.9.9) for Java (v21.0.6). SQL databases were built using Python 3.11.11 with SQLite (v3.48.0) via the Python sqlite3 package (v2.6.0), DuckDB via the duckdb package (v1.1.3), and Parquet files via the pyarrow package (v19.0.0). We were additio</w:t>
      </w:r>
      <w:r>
        <w:t>nally able to download and install [blah]</w:t>
      </w:r>
    </w:p>
    <w:p w14:paraId="19A70C67" w14:textId="77777777" w:rsidR="00A911CA" w:rsidRDefault="0085153A">
      <w:pPr>
        <w:pStyle w:val="BodyText"/>
      </w:pPr>
      <w:r>
        <w:t>mzML access was done with Python’s pyteomics package (v4.7.5), the pymzml package (v2.5.10), and the pyopenms package (3.0.0.dev20230306). MZA files were accessed via the mzapy library (v1.8.dev4 from the no_full_m</w:t>
      </w:r>
      <w:r>
        <w:t>z_array branch on Github) and via custom code built around the h5py package (3.12.1). Custom parsers were required for mzDB, mz5, MzTree, and mzMD.</w:t>
      </w:r>
    </w:p>
    <w:p w14:paraId="38937933" w14:textId="77777777" w:rsidR="00A911CA" w:rsidRDefault="0085153A">
      <w:pPr>
        <w:pStyle w:val="Heading2"/>
      </w:pPr>
      <w:bookmarkStart w:id="7" w:name="database-schema"/>
      <w:bookmarkEnd w:id="5"/>
      <w:r>
        <w:t>Database schema</w:t>
      </w:r>
    </w:p>
    <w:p w14:paraId="0C9D72B2" w14:textId="77777777" w:rsidR="00A911CA" w:rsidRDefault="0085153A">
      <w:pPr>
        <w:pStyle w:val="FirstParagraph"/>
      </w:pPr>
      <w:r>
        <w:t>The “vanilla” database style proposed here abandons a 1:1 representation of the original ven</w:t>
      </w:r>
      <w:r>
        <w:t xml:space="preserve">dor-specific file. This decision was made after discussion with a wide variety of experts, all of whom preserved the original MS files even after conversion to another file type, </w:t>
      </w:r>
      <w:r>
        <w:lastRenderedPageBreak/>
        <w:t>indicating that a highly-performant addition is more important than direct re</w:t>
      </w:r>
      <w:r>
        <w:t xml:space="preserve">placement. Here, we map MS concepts (retention time, </w:t>
      </w:r>
      <w:r>
        <w:rPr>
          <w:i/>
          <w:iCs/>
        </w:rPr>
        <w:t>m/z</w:t>
      </w:r>
      <w:r>
        <w:t xml:space="preserve">, intensity, etc.) directly to database fields to make downstream processing as intuitive as possible. Metadata is stored separately in </w:t>
      </w:r>
      <w:r>
        <w:rPr>
          <w:rStyle w:val="VerbatimChar"/>
        </w:rPr>
        <w:t>file_info</w:t>
      </w:r>
      <w:r>
        <w:t xml:space="preserve"> and </w:t>
      </w:r>
      <w:r>
        <w:rPr>
          <w:rStyle w:val="VerbatimChar"/>
        </w:rPr>
        <w:t>scan_info</w:t>
      </w:r>
      <w:r>
        <w:t xml:space="preserve"> tables that are linked by filename and s</w:t>
      </w:r>
      <w:r>
        <w:t>can number (Figure 1). We do not force compression of any of these fields because we believe that decoding compressed data is both a slow and unintuitive step, though automatic compression is supplied by the DuckDB and Parquet file types.</w:t>
      </w:r>
    </w:p>
    <w:p w14:paraId="0F45CFFD" w14:textId="77777777" w:rsidR="00A911CA" w:rsidRDefault="0085153A">
      <w:pPr>
        <w:pStyle w:val="BodyText"/>
      </w:pPr>
      <w:r>
        <w:rPr>
          <w:noProof/>
        </w:rPr>
        <w:drawing>
          <wp:inline distT="0" distB="0" distL="0" distR="0" wp14:anchorId="2375EEBB" wp14:editId="7E543ADF">
            <wp:extent cx="5943600" cy="4572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db_fig.png"/>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headEnd/>
                      <a:tailEnd/>
                    </a:ln>
                  </pic:spPr>
                </pic:pic>
              </a:graphicData>
            </a:graphic>
          </wp:inline>
        </w:drawing>
      </w:r>
    </w:p>
    <w:p w14:paraId="0448CEAB" w14:textId="77777777" w:rsidR="00A911CA" w:rsidRDefault="0085153A">
      <w:pPr>
        <w:pStyle w:val="BodyText"/>
      </w:pPr>
      <w:r>
        <w:rPr>
          <w:i/>
          <w:iCs/>
        </w:rPr>
        <w:t>Figure 1: Datab</w:t>
      </w:r>
      <w:r>
        <w:rPr>
          <w:i/>
          <w:iCs/>
        </w:rPr>
        <w:t>ase schema for an example MS/MS dataset showing the organization of mass-spectrometry data into tables. Fields of interest are easily queryable with simple SQL commands as shown in the table at bottom.</w:t>
      </w:r>
    </w:p>
    <w:p w14:paraId="782D1A9C" w14:textId="77777777" w:rsidR="00A911CA" w:rsidRDefault="0085153A">
      <w:pPr>
        <w:pStyle w:val="BodyText"/>
      </w:pPr>
      <w:r>
        <w:rPr>
          <w:i/>
          <w:iCs/>
        </w:rPr>
        <w:t>Supplemental figure XX: [TBD] Additional possible exte</w:t>
      </w:r>
      <w:r>
        <w:rPr>
          <w:i/>
          <w:iCs/>
        </w:rPr>
        <w:t>nsions to the database schema for retention time correction, feature detection and correspondence, ion mobility, and imaging.</w:t>
      </w:r>
    </w:p>
    <w:p w14:paraId="7562BE1E" w14:textId="77777777" w:rsidR="00A911CA" w:rsidRDefault="0085153A">
      <w:pPr>
        <w:pStyle w:val="Heading2"/>
      </w:pPr>
      <w:bookmarkStart w:id="8" w:name="time-and-space-testing"/>
      <w:bookmarkEnd w:id="7"/>
      <w:r>
        <w:t>Time and space testing</w:t>
      </w:r>
    </w:p>
    <w:p w14:paraId="68247105" w14:textId="77777777" w:rsidR="00A911CA" w:rsidRDefault="0085153A">
      <w:pPr>
        <w:pStyle w:val="FirstParagraph"/>
      </w:pPr>
      <w:r>
        <w:t>We randomly sampled a single file out of the full dataset for comparison across metrics and file formats (20220923_LEAP-POS_QC04). We sampled 100 random scan numbers using SQLite’s ORDER BY RANDOM() function and pulled out the largest ions for chromatogram</w:t>
      </w:r>
      <w:r>
        <w:t xml:space="preserve"> </w:t>
      </w:r>
      <w:r>
        <w:lastRenderedPageBreak/>
        <w:t>extraction using a 10 ppm mass range window. Retention time ranges were the highest-intensity retention time of each ion chromatogram plus or minus one minute. Similarly, the largest fragments by intensity were used for the MS/MS metrics with a 10 ppm mas</w:t>
      </w:r>
      <w:r>
        <w:t>s range exclusion window.</w:t>
      </w:r>
    </w:p>
    <w:p w14:paraId="5910AADA" w14:textId="77777777" w:rsidR="00A911CA" w:rsidRDefault="0085153A">
      <w:pPr>
        <w:pStyle w:val="BodyText"/>
      </w:pPr>
      <w:r>
        <w:t xml:space="preserve">Timing was performed via Python’s timeit library and the timeit.repeat function, with the various file formats as the innermost loop to ensure bias over time was distributed equally among function calls. File sizes were estimated </w:t>
      </w:r>
      <w:r>
        <w:t>using Python’s os library with os.path.getsize. We did not exhaustively monitor memory usage, though our heuristic exploration of the timing scripts did not ever indicate that memory was a constraint.</w:t>
      </w:r>
    </w:p>
    <w:p w14:paraId="6F774575" w14:textId="77777777" w:rsidR="00A911CA" w:rsidRDefault="0085153A">
      <w:pPr>
        <w:pStyle w:val="BodyText"/>
      </w:pPr>
      <w:r>
        <w:t xml:space="preserve">Timing data was obtained on an Intel Xeon CPU with two </w:t>
      </w:r>
      <w:r>
        <w:t>X5650 (@2.67 GHz) processors and 24 total cores running Windows 10 Pro (64 bit version). 96 gigabytes of RAM (DDR3 @ 1333 MHz) were available and a solid-state drive was used for disk storage.</w:t>
      </w:r>
    </w:p>
    <w:p w14:paraId="4DB098A8" w14:textId="77777777" w:rsidR="00A911CA" w:rsidRDefault="0085153A">
      <w:pPr>
        <w:pStyle w:val="Heading1"/>
      </w:pPr>
      <w:bookmarkStart w:id="9" w:name="results"/>
      <w:bookmarkEnd w:id="4"/>
      <w:bookmarkEnd w:id="8"/>
      <w:r>
        <w:t>Results</w:t>
      </w:r>
    </w:p>
    <w:p w14:paraId="0ADD4851" w14:textId="77777777" w:rsidR="00A911CA" w:rsidRDefault="0085153A">
      <w:pPr>
        <w:pStyle w:val="FirstParagraph"/>
      </w:pPr>
      <w:r>
        <w:t>We settled on a large dataset of gut microbiota LC-MS f</w:t>
      </w:r>
      <w:r>
        <w:t>iles published in</w:t>
      </w:r>
      <w:r>
        <w:rPr>
          <w:vertAlign w:val="superscript"/>
        </w:rPr>
        <w:t>26</w:t>
      </w:r>
      <w:r>
        <w:t xml:space="preserve"> and available on Metabolights under accession number MTBLS10066.</w:t>
      </w:r>
    </w:p>
    <w:p w14:paraId="662BF263" w14:textId="77777777" w:rsidR="00A911CA" w:rsidRDefault="0085153A">
      <w:pPr>
        <w:pStyle w:val="Heading2"/>
      </w:pPr>
      <w:bookmarkStart w:id="10" w:name="Xe2ca99f07fa8abeeb9cd19a8bbab0bac26223da"/>
      <w:r>
        <w:t>All existing MS data formats demand a high level of domain knowledge</w:t>
      </w:r>
    </w:p>
    <w:p w14:paraId="3EFEAB30" w14:textId="77777777" w:rsidR="00A911CA" w:rsidRDefault="0085153A">
      <w:pPr>
        <w:pStyle w:val="FirstParagraph"/>
      </w:pPr>
      <w:r>
        <w:t>We were able to obtain or write parsers for seven different existing mass spectrometry (MS) data forma</w:t>
      </w:r>
      <w:r>
        <w:t>ts: mzML, mzMLb, mz5, mzDB, MZA, MzTree, and mzMD. Multiple Python packages existed for the mzML data format so we used each of the three dominant packages (pyteomics, pyOpenMS, and pymzml) and compared their timing results as well. We failed to produce pa</w:t>
      </w:r>
      <w:r>
        <w:t>rsers for the YAFMS and Shaduf file types due to complete deprecation (links to these no longer exist), the toffee file type due to its application solely to time-of-flight (TOF) data-independent acquisition (DIA) data, the Aird file type due to its curren</w:t>
      </w:r>
      <w:r>
        <w:t>t deprecation in Python and C#, and the UIMF format due to a complete lack of interface documentation.</w:t>
      </w:r>
    </w:p>
    <w:p w14:paraId="4AFA2781" w14:textId="77777777" w:rsidR="00A911CA" w:rsidRDefault="0085153A">
      <w:pPr>
        <w:pStyle w:val="Heading3"/>
      </w:pPr>
      <w:bookmarkStart w:id="11" w:name="X7ba5e62c26e0ea509a6c8816af4b54583288c2b"/>
      <w:commentRangeStart w:id="12"/>
      <w:r>
        <w:t>File conversion support varied enormously</w:t>
      </w:r>
      <w:commentRangeEnd w:id="12"/>
      <w:r w:rsidR="00824E7F">
        <w:rPr>
          <w:rStyle w:val="CommentReference"/>
          <w:rFonts w:asciiTheme="minorHAnsi" w:eastAsiaTheme="minorHAnsi" w:hAnsiTheme="minorHAnsi" w:cstheme="minorBidi"/>
          <w:b w:val="0"/>
          <w:bCs w:val="0"/>
        </w:rPr>
        <w:commentReference w:id="12"/>
      </w:r>
    </w:p>
    <w:p w14:paraId="79CA5C3F" w14:textId="77777777" w:rsidR="00A911CA" w:rsidRDefault="0085153A">
      <w:pPr>
        <w:pStyle w:val="FirstParagraph"/>
      </w:pPr>
      <w:r>
        <w:t>Conversion from the initial Thermo .raw file type to the open-source .mzML format was seamlessly performed b</w:t>
      </w:r>
      <w:r>
        <w:t xml:space="preserve">y Proteowizard’s </w:t>
      </w:r>
      <w:r>
        <w:rPr>
          <w:rStyle w:val="VerbatimChar"/>
        </w:rPr>
        <w:t>msconvert</w:t>
      </w:r>
      <w:r>
        <w:t xml:space="preserve"> library. Similarly, Proteowizard support for the .mz5 and .mzMLb file types made their conversion trivial.</w:t>
      </w:r>
    </w:p>
    <w:p w14:paraId="6341DBAA" w14:textId="77777777" w:rsidR="00A911CA" w:rsidRDefault="0085153A">
      <w:pPr>
        <w:pStyle w:val="BodyText"/>
      </w:pPr>
      <w:r>
        <w:t xml:space="preserve">mzDB and MZA both had reasonably good documentation, both formats notably providing self-contained extensions to </w:t>
      </w:r>
      <w:r>
        <w:rPr>
          <w:rStyle w:val="VerbatimChar"/>
        </w:rPr>
        <w:t>msconvert</w:t>
      </w:r>
      <w:r>
        <w:t xml:space="preserve"> for ease of conversion. However, both converters provide limited coverage, with mzDB notably missing support for Waters and Agilent .d files while MZA currently lacks support for AB Sciex .wiff and Bruker .baf files. Both converters are only available via</w:t>
      </w:r>
      <w:r>
        <w:t xml:space="preserve"> binary executable (.exe), restricting their use to Windows platforms. Additionally, both parsers appear to be unable to separate scans from a polarity-switching experiment or support any of the other filters available natively in </w:t>
      </w:r>
      <w:r>
        <w:rPr>
          <w:rStyle w:val="VerbatimChar"/>
        </w:rPr>
        <w:t>msconvert</w:t>
      </w:r>
      <w:r>
        <w:t xml:space="preserve">, as additional </w:t>
      </w:r>
      <w:r>
        <w:t>arguments passed to the executable throw errors instead of being passed along to the original software.</w:t>
      </w:r>
    </w:p>
    <w:p w14:paraId="7094EF7B" w14:textId="77777777" w:rsidR="00A911CA" w:rsidRDefault="0085153A">
      <w:pPr>
        <w:pStyle w:val="BodyText"/>
      </w:pPr>
      <w:r>
        <w:lastRenderedPageBreak/>
        <w:t>MZTree and its derivative, mzMD, provided significantly less documentation about the conversion process than the other file types. This documentation co</w:t>
      </w:r>
      <w:r>
        <w:t>nsisted solely of the README available in the associated Github repositories and their installation and deployment required rebuilding the Java applet, of which the bare-bones instructions make several assumptions about the user’s PATH environmental variab</w:t>
      </w:r>
      <w:r>
        <w:t>le. In the case of mzMD, no documentation for installation and build was provided and this instead needed to be deduced from MZTree. Additionally, we ran into issues with hardware acceleration once the GUI was launched that required extensive debugging. Th</w:t>
      </w:r>
      <w:r>
        <w:t>e GUI conversion, however, is straightforward once the app is correctly compiled and launched, albeit requiring a manual entry of a single file at a time with no apparent batch processing available.</w:t>
      </w:r>
    </w:p>
    <w:p w14:paraId="1CB44303" w14:textId="77777777" w:rsidR="00A911CA" w:rsidRDefault="0085153A">
      <w:pPr>
        <w:pStyle w:val="BodyText"/>
      </w:pPr>
      <w:r>
        <w:t>The Aird file type was straightforward to convert on Wind</w:t>
      </w:r>
      <w:r>
        <w:t>ows via the executable available on Github (v6.0.0) but does not seem to be available for other operating systems, much like MZA and mzDB. Unfortunately the Python package designed to allow an interface to the file type has been deprecated and we were unab</w:t>
      </w:r>
      <w:r>
        <w:t>le to install or use it in a meaningful way and were unable to reverse-engineer the file type sufficiently to compare it here. The UIMF file type from the Pacific Northwest National Lab (PNNL) provided documentation exclusively in the form of C# commands a</w:t>
      </w:r>
      <w:r>
        <w:t>nd did not supply instructions for file conversion, making it unclear what input formats were supported. The toffee format also provided zero documentation for conversion from other formats and was restricted to time-of-flight (TOF) data independent acquis</w:t>
      </w:r>
      <w:r>
        <w:t>ition (DIA) MS data. Thus, we were unable to directly compare any of these three file types to the others.</w:t>
      </w:r>
    </w:p>
    <w:p w14:paraId="4A7B9159" w14:textId="77777777" w:rsidR="00A911CA" w:rsidRDefault="0085153A">
      <w:pPr>
        <w:pStyle w:val="Heading3"/>
      </w:pPr>
      <w:bookmarkStart w:id="13" w:name="X1adb76d6f32cfd1d768444279daa3da392bd764"/>
      <w:bookmarkEnd w:id="11"/>
      <w:commentRangeStart w:id="14"/>
      <w:r>
        <w:t>Universal lack of support for the six relevant queries</w:t>
      </w:r>
      <w:commentRangeEnd w:id="14"/>
      <w:r w:rsidR="00824E7F">
        <w:rPr>
          <w:rStyle w:val="CommentReference"/>
          <w:rFonts w:asciiTheme="minorHAnsi" w:eastAsiaTheme="minorHAnsi" w:hAnsiTheme="minorHAnsi" w:cstheme="minorBidi"/>
          <w:b w:val="0"/>
          <w:bCs w:val="0"/>
        </w:rPr>
        <w:commentReference w:id="14"/>
      </w:r>
    </w:p>
    <w:p w14:paraId="0183D336" w14:textId="1FA3F469" w:rsidR="00A911CA" w:rsidRDefault="0085153A">
      <w:pPr>
        <w:pStyle w:val="FirstParagraph"/>
      </w:pPr>
      <w:r>
        <w:t>Despite the relative simplicity and relevance of our queries, none of the available mass spectrometry (MS) formats had existing functions or documented examples of all six queries. Unsurprisingly, the mzML file type had the most extensive coverage but docu</w:t>
      </w:r>
      <w:r>
        <w:t>mentation and prebuilt functionality was still disappointingly sparse. The pyteomics package provides four “combined examples” that focus on the spectrum visualization and annotation common to proteomics research but provide minimal guidance about chromato</w:t>
      </w:r>
      <w:r>
        <w:t xml:space="preserve">gram or retention time range extraction. </w:t>
      </w:r>
      <w:commentRangeStart w:id="15"/>
      <w:proofErr w:type="spellStart"/>
      <w:r w:rsidR="00824E7F">
        <w:t>p</w:t>
      </w:r>
      <w:r>
        <w:t>yteomics</w:t>
      </w:r>
      <w:proofErr w:type="spellEnd"/>
      <w:r>
        <w:t xml:space="preserve"> </w:t>
      </w:r>
      <w:commentRangeEnd w:id="15"/>
      <w:r w:rsidR="00824E7F">
        <w:rPr>
          <w:rStyle w:val="CommentReference"/>
        </w:rPr>
        <w:commentReference w:id="15"/>
      </w:r>
      <w:r>
        <w:t>also provides native support for the mzMLb file type and was the only one of the three Python packages to do so, deserving praise for the minimal disruption that mzMLb files placed on existing pipelines</w:t>
      </w:r>
      <w:r>
        <w:t xml:space="preserve"> if they were to switch from mzML to mzMLb. The pyopenms package provides similarly extensive documentation for proteomic and scan-based analysis but again lacks information about subsetting in the retention time direction, though the existence of an undoc</w:t>
      </w:r>
      <w:r>
        <w:t>umented parser (</w:t>
      </w:r>
      <w:r>
        <w:rPr>
          <w:rStyle w:val="VerbatimChar"/>
        </w:rPr>
        <w:t>get2DPeakDataLong</w:t>
      </w:r>
      <w:r>
        <w:t>) provides a simple way to do this for MS1 data. Additionally, pyOpenMS required installing an old version of the package (3.0.0), Python itself (3.11) and the numpy package (&lt;2.0) due to more recent builds requiring AVX su</w:t>
      </w:r>
      <w:r>
        <w:t>pport which was unavailable on our hardware. pymzml is intentionally a lightweight parser focused exclusively on reading mzML files but does not supply any functions for the queries other than scan extraction by number and the “Spectrum and Chromatogram” d</w:t>
      </w:r>
      <w:r>
        <w:t>ocumentation module was empty at the time of writing (February 2025).</w:t>
      </w:r>
    </w:p>
    <w:p w14:paraId="394A63DB" w14:textId="77777777" w:rsidR="00A911CA" w:rsidRDefault="0085153A">
      <w:pPr>
        <w:pStyle w:val="BodyText"/>
      </w:pPr>
      <w:r>
        <w:t>mz5’s documentation was remarkably sparse, especially considering it was one of the earliest mzML formats and is supported by Proteowizard. Crucially, the original paper</w:t>
      </w:r>
      <w:r>
        <w:rPr>
          <w:vertAlign w:val="superscript"/>
        </w:rPr>
        <w:t>6</w:t>
      </w:r>
      <w:r>
        <w:t xml:space="preserve"> </w:t>
      </w:r>
      <w:r>
        <w:lastRenderedPageBreak/>
        <w:t xml:space="preserve">contains links </w:t>
      </w:r>
      <w:r>
        <w:t>to a website (</w:t>
      </w:r>
      <w:hyperlink r:id="rId11">
        <w:r>
          <w:rPr>
            <w:rStyle w:val="Hyperlink"/>
          </w:rPr>
          <w:t>https://software.steenlab.org/mz5</w:t>
        </w:r>
      </w:hyperlink>
      <w:r>
        <w:t>) which currently returns an HTTP error 500. A Python library (pymz5) exists but requires an old version of Python (2.7 or 3.2) and hasn’t been updated in 1</w:t>
      </w:r>
      <w:r>
        <w:t>2 years and is predominately a simple fork of h5py</w:t>
      </w:r>
      <w:r>
        <w:rPr>
          <w:vertAlign w:val="superscript"/>
        </w:rPr>
        <w:t>27</w:t>
      </w:r>
      <w:r>
        <w:t xml:space="preserve"> with three mz5-specific commits on top. Most problematically, we were unable to determine how mz5 stores precursor </w:t>
      </w:r>
      <w:r>
        <w:rPr>
          <w:i/>
          <w:iCs/>
        </w:rPr>
        <w:t>m/z</w:t>
      </w:r>
      <w:r>
        <w:t xml:space="preserve"> ratios, making the fragment and precursor searches impossible. This was largely due </w:t>
      </w:r>
      <w:r>
        <w:t>to the variable-length nested compound structures mz5 that are not supported in all APIs, e.g. Java.</w:t>
      </w:r>
      <w:r>
        <w:rPr>
          <w:vertAlign w:val="superscript"/>
        </w:rPr>
        <w:t>5</w:t>
      </w:r>
    </w:p>
    <w:p w14:paraId="75E5ACF6" w14:textId="77777777" w:rsidR="00A911CA" w:rsidRDefault="0085153A">
      <w:pPr>
        <w:pStyle w:val="BodyText"/>
      </w:pPr>
      <w:r>
        <w:t xml:space="preserve">mzDB access was hamstrung by several issues, primarily the outdated repository that implies Python and R support via a port from Rust but was unavailable </w:t>
      </w:r>
      <w:r>
        <w:t>at the time of development, though we are grateful for the responsive developer who notified us that this implementation was not feature-complete. This required that we deduce the SQLite BLOB type compression format from scratch when writing a parser and s</w:t>
      </w:r>
      <w:r>
        <w:t>pend extensive time reading through the documentation to determine how best to link the various tables provided in the mzDB file. Scan metadata in this file type is stored as raw XML strings, producing the worst of both worlds in requiring both SQLite know</w:t>
      </w:r>
      <w:r>
        <w:t xml:space="preserve">ledge in their extraction and XML processing to obtain the relevant information. </w:t>
      </w:r>
      <w:commentRangeStart w:id="16"/>
      <w:r>
        <w:t>Additionally, its failure to implement the clever bounding box and run slice scheme for MS/MS data negated with our ability to avoid parsing every MS/MS spectrum when performi</w:t>
      </w:r>
      <w:r>
        <w:t>ng precursor and fragment searches.</w:t>
      </w:r>
      <w:commentRangeEnd w:id="16"/>
      <w:r w:rsidR="00824E7F">
        <w:rPr>
          <w:rStyle w:val="CommentReference"/>
        </w:rPr>
        <w:commentReference w:id="16"/>
      </w:r>
    </w:p>
    <w:p w14:paraId="07294DF6" w14:textId="77777777" w:rsidR="00A911CA" w:rsidRDefault="0085153A">
      <w:pPr>
        <w:pStyle w:val="BodyText"/>
      </w:pPr>
      <w:r>
        <w:t xml:space="preserve">MZA provides a complementary Python package, </w:t>
      </w:r>
      <w:r>
        <w:rPr>
          <w:rStyle w:val="VerbatimChar"/>
        </w:rPr>
        <w:t>mzapy</w:t>
      </w:r>
      <w:r>
        <w:t>, for access to MZA files. Here again we ran into several issues with its installation and use stemming largely from the deployed package requiring TOF bins for parsin</w:t>
      </w:r>
      <w:r>
        <w:t xml:space="preserve">g, though a separate Github branch provides a workaround and the rapid developer response was appreciated. The </w:t>
      </w:r>
      <w:r>
        <w:rPr>
          <w:rStyle w:val="VerbatimChar"/>
        </w:rPr>
        <w:t>mzapy</w:t>
      </w:r>
      <w:r>
        <w:t xml:space="preserve"> package provides a clear example of chromatogram extraction as well as a method for retention time range extraction, though there exists no</w:t>
      </w:r>
      <w:r>
        <w:t xml:space="preserve"> clear function for the extraction of a single spectrum by scan number despite the internal file structure being highly optimized for this purpose. </w:t>
      </w:r>
      <w:r>
        <w:rPr>
          <w:rStyle w:val="VerbatimChar"/>
        </w:rPr>
        <w:t>mzapy</w:t>
      </w:r>
      <w:r>
        <w:t xml:space="preserve"> also provides good support for ion mobility extraction but fails to index MS/MS information or provide</w:t>
      </w:r>
      <w:r>
        <w:t xml:space="preserve"> any clear way to extract fragments by </w:t>
      </w:r>
      <w:r>
        <w:rPr>
          <w:i/>
          <w:iCs/>
        </w:rPr>
        <w:t>m/z</w:t>
      </w:r>
      <w:r>
        <w:t xml:space="preserve"> or precursor.</w:t>
      </w:r>
    </w:p>
    <w:p w14:paraId="56A07BC1" w14:textId="77777777" w:rsidR="00A911CA" w:rsidRDefault="0085153A">
      <w:pPr>
        <w:pStyle w:val="BodyText"/>
      </w:pPr>
      <w:r>
        <w:t>MZTree and mzMD provide a slightly strange interface to MS data, requiring a separate Java server that is then be queried via an HTTP API. For users without prior knowledge of HTTP request methods or</w:t>
      </w:r>
      <w:r>
        <w:t xml:space="preserve"> exposure to programming APIs, the README is entirely unhelpful because it simply documents the API’s endpoints and provides no complete query strings as examples to guide the user. This combination of GUI server and command-line HTTP request inverts the t</w:t>
      </w:r>
      <w:r>
        <w:t>ypical paradigm of GUI for exploration and command line for construction to convoluted effect, though the structure of the data returned by the server is impressively simple. More problematically for this analysis, the API provides no apparent way to acces</w:t>
      </w:r>
      <w:r>
        <w:t xml:space="preserve">s MS/MS data or query the files by scan number, with only RT and </w:t>
      </w:r>
      <w:r>
        <w:rPr>
          <w:i/>
          <w:iCs/>
        </w:rPr>
        <w:t>m/z</w:t>
      </w:r>
      <w:r>
        <w:t xml:space="preserve"> bounds controlling the subset of data extracted. Finally, the GUI provides no way to open multiple files simultaneously or iterate through files programmatically and instead requiring poi</w:t>
      </w:r>
      <w:r>
        <w:t>nt-and-click interaction with the GUI each time a file is opened or closed, preventing us from making reasonable comparisons in tests requiring multiple files.</w:t>
      </w:r>
    </w:p>
    <w:p w14:paraId="65B88D74" w14:textId="77777777" w:rsidR="00A911CA" w:rsidRDefault="0085153A">
      <w:pPr>
        <w:pStyle w:val="Heading2"/>
      </w:pPr>
      <w:bookmarkStart w:id="17" w:name="X5c8fb0c62a7faadaf231d39597b135cd0391563"/>
      <w:bookmarkEnd w:id="10"/>
      <w:bookmarkEnd w:id="13"/>
      <w:r>
        <w:lastRenderedPageBreak/>
        <w:t>SQL-based parsers were simple to write and use</w:t>
      </w:r>
    </w:p>
    <w:p w14:paraId="74177C05" w14:textId="77777777" w:rsidR="00A911CA" w:rsidRDefault="0085153A">
      <w:pPr>
        <w:pStyle w:val="FirstParagraph"/>
      </w:pPr>
      <w:r>
        <w:t>We then used custom code to convert the mzML file</w:t>
      </w:r>
      <w:r>
        <w:t xml:space="preserve">s into SQLite and DuckDB databases using a simple schema for full scan (MS1) and MS/MS (MS2) data. The MS1 table consisted simply of fields for filename, scan index, retention time, </w:t>
      </w:r>
      <w:r>
        <w:rPr>
          <w:i/>
          <w:iCs/>
        </w:rPr>
        <w:t>m/z</w:t>
      </w:r>
      <w:r>
        <w:t xml:space="preserve"> ratio, and intensity. The MS2 table consisted of the same fields excep</w:t>
      </w:r>
      <w:r>
        <w:t xml:space="preserve">t that the </w:t>
      </w:r>
      <w:r>
        <w:rPr>
          <w:i/>
          <w:iCs/>
        </w:rPr>
        <w:t>m/z</w:t>
      </w:r>
      <w:r>
        <w:t xml:space="preserve"> column was separated into precursor and fragment </w:t>
      </w:r>
      <w:r>
        <w:rPr>
          <w:i/>
          <w:iCs/>
        </w:rPr>
        <w:t>m/z</w:t>
      </w:r>
      <w:r>
        <w:t>. Although we did not extend these databases to include the metadata associated with each file and scan, the logical framework could be easily extended in future work and the metadata typic</w:t>
      </w:r>
      <w:r>
        <w:t>ally represents a small fraction of the total space within the file, allowing us to make reasonable comparisons about file size between the databases and the metadata-rich other file types. We also converted each file’s MS1 and MS2 table into Parquet repre</w:t>
      </w:r>
      <w:r>
        <w:t>sentations for comparison using the same field/column schema.</w:t>
      </w:r>
    </w:p>
    <w:p w14:paraId="43FDC6B3" w14:textId="77777777" w:rsidR="00A911CA" w:rsidRDefault="0085153A">
      <w:pPr>
        <w:pStyle w:val="BodyText"/>
      </w:pPr>
      <w:r>
        <w:t>We found that the documentation for SQLite, DuckDB, and Parquet file formats in Python far exceeded the documentation available for any mzML parser. This is unsurprising given that these file fo</w:t>
      </w:r>
      <w:r>
        <w:t>rmats are used widely outside of MS research and are developed and maintained by dedicated teams. Additionally, the use of a consistent SQL syntax for table creation and insertion meant that the same code could be used to write to both SQLite and DuckDB, a</w:t>
      </w:r>
      <w:r>
        <w:t>s well as any other databases supported in Python. The use of packages such as SQLAlchemy could be used to additionally streamline this process to any additional database by simply swapping in a new database engine.</w:t>
      </w:r>
    </w:p>
    <w:p w14:paraId="79BC96AB" w14:textId="77777777" w:rsidR="00A911CA" w:rsidRDefault="0085153A">
      <w:pPr>
        <w:pStyle w:val="BodyText"/>
      </w:pPr>
      <w:r>
        <w:t>Querying the MS1 and MS2 tables was also</w:t>
      </w:r>
      <w:r>
        <w:t xml:space="preserve"> very straightforward. After establishing a connection to the database, the six queries could be asked using nearly human-readable SQL syntax. Requesting the thousandth MS1 scan by number consisted simply of </w:t>
      </w:r>
      <w:r>
        <w:rPr>
          <w:rStyle w:val="VerbatimChar"/>
        </w:rPr>
        <w:t>SELECT * FROM MS1 WHERE id = 1000</w:t>
      </w:r>
      <w:r>
        <w:t xml:space="preserve"> passed along t</w:t>
      </w:r>
      <w:r>
        <w:t xml:space="preserve">o the </w:t>
      </w:r>
      <w:r>
        <w:rPr>
          <w:rStyle w:val="VerbatimChar"/>
        </w:rPr>
        <w:t>pandas.read_sql_query</w:t>
      </w:r>
      <w:r>
        <w:t xml:space="preserve"> function. More complicated queries such as retention time range (</w:t>
      </w:r>
      <w:r>
        <w:rPr>
          <w:rStyle w:val="VerbatimChar"/>
        </w:rPr>
        <w:t>SELECT * FROM MS1 WHERE rt BETWEEN 6 AND 8</w:t>
      </w:r>
      <w:r>
        <w:t>) and a precursor mass search (</w:t>
      </w:r>
      <w:r>
        <w:rPr>
          <w:rStyle w:val="VerbatimChar"/>
        </w:rPr>
        <w:t>SELECT * FROM MS2 WHERE premz BETWEEN 118.086 AND 118.087</w:t>
      </w:r>
      <w:r>
        <w:t>) were similarly intuitive.</w:t>
      </w:r>
    </w:p>
    <w:p w14:paraId="52ED0F90" w14:textId="77777777" w:rsidR="00A911CA" w:rsidRDefault="0085153A">
      <w:pPr>
        <w:pStyle w:val="Heading2"/>
      </w:pPr>
      <w:bookmarkStart w:id="18" w:name="X6a790e615fb405311c23ca5ebace239bd801021"/>
      <w:bookmarkEnd w:id="17"/>
      <w:r>
        <w:t xml:space="preserve">Time </w:t>
      </w:r>
      <w:r>
        <w:t>and space requirements for a single DDA file across formats</w:t>
      </w:r>
    </w:p>
    <w:p w14:paraId="6B7AE173" w14:textId="77777777" w:rsidR="00A911CA" w:rsidRDefault="0085153A">
      <w:pPr>
        <w:pStyle w:val="Heading3"/>
      </w:pPr>
      <w:bookmarkStart w:id="19" w:name="spectrum-extraction"/>
      <w:r>
        <w:t>Spectrum extraction</w:t>
      </w:r>
    </w:p>
    <w:p w14:paraId="6427E652" w14:textId="0E9093B8" w:rsidR="00A911CA" w:rsidRDefault="0085153A">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2A and </w:t>
      </w:r>
      <w:r>
        <w:t xml:space="preserve">2D). Here, we found that the mzML and mzMLb file types were consistently the slowest to parse the mzML file type and required multiple seconds, likely highlighting inefficiencies in the </w:t>
      </w:r>
      <w:r>
        <w:rPr>
          <w:rStyle w:val="VerbatimChar"/>
        </w:rPr>
        <w:t>pyteomics</w:t>
      </w:r>
      <w:r>
        <w:t xml:space="preserve"> package used to parse both file types. </w:t>
      </w:r>
      <w:r>
        <w:rPr>
          <w:rStyle w:val="VerbatimChar"/>
        </w:rPr>
        <w:t>pyopenms</w:t>
      </w:r>
      <w:r>
        <w:t xml:space="preserve"> also struggled to open and extract a specific scan, requiring several seconds due in large part to the expensive initiation function, after which requests were orders of magnitude faster (Supplemental Figure XX). </w:t>
      </w:r>
      <w:commentRangeStart w:id="20"/>
      <w:r>
        <w:t>It is also worth noting that while both of</w:t>
      </w:r>
      <w:r>
        <w:t xml:space="preserve"> these packages provided rapid extraction of a </w:t>
      </w:r>
      <w:r>
        <w:rPr>
          <w:i/>
          <w:iCs/>
        </w:rPr>
        <w:t>random</w:t>
      </w:r>
      <w:r>
        <w:t xml:space="preserve"> spectrum, a significant overhead was introduced by needing to scan through the file to find a </w:t>
      </w:r>
      <w:r>
        <w:rPr>
          <w:i/>
          <w:iCs/>
        </w:rPr>
        <w:t>specific</w:t>
      </w:r>
      <w:r>
        <w:t xml:space="preserve"> spectrum by scan number</w:t>
      </w:r>
      <w:ins w:id="21" w:author="Sam LaRue" w:date="2025-04-23T17:50:00Z">
        <w:r w:rsidR="003056C7">
          <w:t xml:space="preserve">. This is </w:t>
        </w:r>
        <w:proofErr w:type="spellStart"/>
        <w:r w:rsidR="003056C7">
          <w:t>beacause</w:t>
        </w:r>
      </w:ins>
      <w:proofErr w:type="spellEnd"/>
      <w:del w:id="22" w:author="Sam LaRue" w:date="2025-04-23T17:50:00Z">
        <w:r w:rsidDel="003056C7">
          <w:delText xml:space="preserve"> as</w:delText>
        </w:r>
      </w:del>
      <w:r>
        <w:t xml:space="preserve"> scans are not always consecutive (e.g. during multiple</w:t>
      </w:r>
      <w:r>
        <w:t xml:space="preserve"> MS experiments, polarity-switching runs, or </w:t>
      </w:r>
      <w:r>
        <w:lastRenderedPageBreak/>
        <w:t>when scans have been filtered out during conversion) and no metadata was obviously available that would have allowed using the index directly to a specific scan.</w:t>
      </w:r>
      <w:commentRangeEnd w:id="20"/>
      <w:r w:rsidR="003056C7">
        <w:rPr>
          <w:rStyle w:val="CommentReference"/>
        </w:rPr>
        <w:commentReference w:id="20"/>
      </w:r>
    </w:p>
    <w:p w14:paraId="69BBC735" w14:textId="77777777" w:rsidR="00A911CA" w:rsidRDefault="0085153A">
      <w:pPr>
        <w:pStyle w:val="BodyText"/>
      </w:pPr>
      <w:r>
        <w:rPr>
          <w:noProof/>
        </w:rPr>
        <w:drawing>
          <wp:inline distT="0" distB="0" distL="0" distR="0" wp14:anchorId="00636D09" wp14:editId="015A94AA">
            <wp:extent cx="5943600" cy="4572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figures/singlefile_fig.png"/>
                    <pic:cNvPicPr>
                      <a:picLocks noChangeAspect="1" noChangeArrowheads="1"/>
                    </pic:cNvPicPr>
                  </pic:nvPicPr>
                  <pic:blipFill>
                    <a:blip r:embed="rId12"/>
                    <a:stretch>
                      <a:fillRect/>
                    </a:stretch>
                  </pic:blipFill>
                  <pic:spPr bwMode="auto">
                    <a:xfrm>
                      <a:off x="0" y="0"/>
                      <a:ext cx="5943600" cy="4572000"/>
                    </a:xfrm>
                    <a:prstGeom prst="rect">
                      <a:avLst/>
                    </a:prstGeom>
                    <a:noFill/>
                    <a:ln w="9525">
                      <a:noFill/>
                      <a:headEnd/>
                      <a:tailEnd/>
                    </a:ln>
                  </pic:spPr>
                </pic:pic>
              </a:graphicData>
            </a:graphic>
          </wp:inline>
        </w:drawing>
      </w:r>
    </w:p>
    <w:p w14:paraId="63D619EA" w14:textId="77777777" w:rsidR="00A911CA" w:rsidRDefault="0085153A">
      <w:pPr>
        <w:pStyle w:val="BodyText"/>
      </w:pPr>
      <w:commentRangeStart w:id="23"/>
      <w:r>
        <w:rPr>
          <w:i/>
          <w:iCs/>
        </w:rPr>
        <w:t>Figure 2</w:t>
      </w:r>
      <w:commentRangeEnd w:id="23"/>
      <w:r w:rsidR="003056C7">
        <w:rPr>
          <w:rStyle w:val="CommentReference"/>
        </w:rPr>
        <w:commentReference w:id="23"/>
      </w:r>
      <w:r>
        <w:rPr>
          <w:i/>
          <w:iCs/>
        </w:rPr>
        <w:t>: Query time for the six data ext</w:t>
      </w:r>
      <w:r>
        <w:rPr>
          <w:i/>
          <w:iCs/>
        </w:rPr>
        <w:t xml:space="preserve">raction methods and the associated file sizes for all 13 methods explored in this paper. The left six panels show boxplots representing the time required in seconds to extract an full scan spectrum (A), an ion chromatogram (B), all data within a retention </w:t>
      </w:r>
      <w:r>
        <w:rPr>
          <w:i/>
          <w:iCs/>
        </w:rPr>
        <w:t>time range (C), an MS/MS scan (D), the fragments of a specified precursor (E), and all precursors with a specified fragment (F). The error in the boxplot is composed of timing information for 10 repeated queries, each of a different target scan number, ret</w:t>
      </w:r>
      <w:r>
        <w:rPr>
          <w:i/>
          <w:iCs/>
        </w:rPr>
        <w:t>ention time (RT), or m/z. The right panel (G) shows a barplot of the size on disk in megabytes (MB) occupied by each file type.</w:t>
      </w:r>
    </w:p>
    <w:p w14:paraId="27AD01CC" w14:textId="77777777" w:rsidR="00A911CA" w:rsidRDefault="0085153A">
      <w:pPr>
        <w:pStyle w:val="BodyText"/>
      </w:pPr>
      <w:r>
        <w:rPr>
          <w:noProof/>
        </w:rPr>
        <w:lastRenderedPageBreak/>
        <w:drawing>
          <wp:inline distT="0" distB="0" distL="0" distR="0" wp14:anchorId="0B05FF8D" wp14:editId="00297225">
            <wp:extent cx="5943600" cy="4572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figures/supp_preload_fig.png"/>
                    <pic:cNvPicPr>
                      <a:picLocks noChangeAspect="1" noChangeArrowheads="1"/>
                    </pic:cNvPicPr>
                  </pic:nvPicPr>
                  <pic:blipFill>
                    <a:blip r:embed="rId13"/>
                    <a:stretch>
                      <a:fillRect/>
                    </a:stretch>
                  </pic:blipFill>
                  <pic:spPr bwMode="auto">
                    <a:xfrm>
                      <a:off x="0" y="0"/>
                      <a:ext cx="5943600" cy="4572000"/>
                    </a:xfrm>
                    <a:prstGeom prst="rect">
                      <a:avLst/>
                    </a:prstGeom>
                    <a:noFill/>
                    <a:ln w="9525">
                      <a:noFill/>
                      <a:headEnd/>
                      <a:tailEnd/>
                    </a:ln>
                  </pic:spPr>
                </pic:pic>
              </a:graphicData>
            </a:graphic>
          </wp:inline>
        </w:drawing>
      </w:r>
    </w:p>
    <w:p w14:paraId="332AB624" w14:textId="77777777" w:rsidR="00A911CA" w:rsidRDefault="0085153A">
      <w:pPr>
        <w:pStyle w:val="BodyText"/>
      </w:pPr>
      <w:r>
        <w:rPr>
          <w:i/>
          <w:iCs/>
        </w:rPr>
        <w:t>Supplemental figure XX: Timing information with and without pre-loading the object into Python prior to extraction. Panel A) s</w:t>
      </w:r>
      <w:r>
        <w:rPr>
          <w:i/>
          <w:iCs/>
        </w:rPr>
        <w:t>hows the number of seconds required to extract a scan for the three mzML parsers plus the mzMLb, MZA, and mz5 file types. Panel B) shows the number of seconds required for pyopenms to perform each of the queries if the initial data load was removed from th</w:t>
      </w:r>
      <w:r>
        <w:rPr>
          <w:i/>
          <w:iCs/>
        </w:rPr>
        <w:t>e timing count. Error bars show 3x replicate queries of 5x different targets.</w:t>
      </w:r>
    </w:p>
    <w:p w14:paraId="089A646A" w14:textId="77777777" w:rsidR="00A911CA" w:rsidRDefault="0085153A">
      <w:pPr>
        <w:pStyle w:val="BodyText"/>
      </w:pPr>
      <w:r>
        <w:t xml:space="preserve">The </w:t>
      </w:r>
      <w:r>
        <w:rPr>
          <w:rStyle w:val="VerbatimChar"/>
        </w:rPr>
        <w:t>pymzml</w:t>
      </w:r>
      <w:r>
        <w:t xml:space="preserve"> package was able to extract both MS1 and MS2 spectra from the mzML file nearly two orders of magnitude faster than the other mzML parsers, largely due to its use of na</w:t>
      </w:r>
      <w:r>
        <w:t xml:space="preserve">ming the scans by their number and thus avoiding the expensive scan number extraction step. mzDB had the only notable difference between MS1 and MS2 scans, performing slightly better than </w:t>
      </w:r>
      <w:r>
        <w:rPr>
          <w:rStyle w:val="VerbatimChar"/>
        </w:rPr>
        <w:t>pyteomics</w:t>
      </w:r>
      <w:r>
        <w:t xml:space="preserve"> and </w:t>
      </w:r>
      <w:r>
        <w:rPr>
          <w:rStyle w:val="VerbatimChar"/>
        </w:rPr>
        <w:t>pyopenms</w:t>
      </w:r>
      <w:r>
        <w:t xml:space="preserve"> methods for MS1 data and significantly better</w:t>
      </w:r>
      <w:r>
        <w:t xml:space="preserve"> for MS2 data, placing it approximately on par with </w:t>
      </w:r>
      <w:r>
        <w:rPr>
          <w:rStyle w:val="VerbatimChar"/>
        </w:rPr>
        <w:t>pymzml</w:t>
      </w:r>
      <w:r>
        <w:t xml:space="preserve"> in taking about a tenth of a second. The simple database methods (SQLite, DuckDB, and Parquet) also fell in this ~0.1 second range, with SQLite performing most poorly and DuckDB ~10x faster. Finall</w:t>
      </w:r>
      <w:r>
        <w:t>y, both mz5 and MZA were an additional order of magnitude faster than any other method, returning the data within the spectrum in thousandths of a second. This shows the power of the HDF5 file system for data access when its location within the file is kno</w:t>
      </w:r>
      <w:r>
        <w:t>wn in advance.</w:t>
      </w:r>
    </w:p>
    <w:p w14:paraId="260AE81D" w14:textId="77777777" w:rsidR="00A911CA" w:rsidRDefault="0085153A">
      <w:pPr>
        <w:pStyle w:val="Heading3"/>
      </w:pPr>
      <w:bookmarkStart w:id="24" w:name="X950028fd92d630a7ed21f74e9d1215651dea257"/>
      <w:bookmarkEnd w:id="19"/>
      <w:commentRangeStart w:id="25"/>
      <w:r>
        <w:lastRenderedPageBreak/>
        <w:t>Chromatogram extraction and subsetting by retention time range</w:t>
      </w:r>
      <w:commentRangeEnd w:id="25"/>
      <w:r w:rsidR="003056C7">
        <w:rPr>
          <w:rStyle w:val="CommentReference"/>
          <w:rFonts w:asciiTheme="minorHAnsi" w:eastAsiaTheme="minorHAnsi" w:hAnsiTheme="minorHAnsi" w:cstheme="minorBidi"/>
          <w:b w:val="0"/>
          <w:bCs w:val="0"/>
        </w:rPr>
        <w:commentReference w:id="25"/>
      </w:r>
    </w:p>
    <w:p w14:paraId="0B775D75" w14:textId="77777777" w:rsidR="00A911CA" w:rsidRDefault="0085153A">
      <w:pPr>
        <w:pStyle w:val="FirstParagraph"/>
      </w:pPr>
      <w:r>
        <w:t>Ion chromatogram extraction and retention time range subsets were a key metric for us, corresponding to essential tasks in chromatographic peakpicking and adduct, isotope, and</w:t>
      </w:r>
      <w:r>
        <w:t xml:space="preserve"> in-source fragment detection (Figure 2B and 2C). EIC query times here were universally slower than those for a single spectrum extraction, reflecting the way in which a scan-based file type is sub-optimal for chromatogram extraction because each scan must</w:t>
      </w:r>
      <w:r>
        <w:t xml:space="preserve"> be parsed to find data within a given </w:t>
      </w:r>
      <w:r>
        <w:rPr>
          <w:i/>
          <w:iCs/>
        </w:rPr>
        <w:t>m/z</w:t>
      </w:r>
      <w:r>
        <w:t xml:space="preserve"> range. MZA and mz5 particularly suffered, with this query type entirely negating the advantages of the HDF5 file structure.</w:t>
      </w:r>
    </w:p>
    <w:p w14:paraId="7D48F877" w14:textId="77777777" w:rsidR="00A911CA" w:rsidRDefault="0085153A">
      <w:pPr>
        <w:pStyle w:val="BodyText"/>
      </w:pPr>
      <w:r>
        <w:t>MzTree and mzMD are both file types optimized exclusively for chromatogram extraction and</w:t>
      </w:r>
      <w:r>
        <w:t xml:space="preserve"> performed very well on the EIC metric and were two orders of magnitude faster than those parsing mzMLs, with mzMD surprisingly less performant than the older MzTree file type it was based on. However, we also note that both Java-based applications have a </w:t>
      </w:r>
      <w:r>
        <w:t>slow initial file load step that must be done through a GUI and therefore could not be counted in the timing comparison, the inclusion of which would likely mitigate any advantage for a single chromatogram extraction. The mzDB file type is also optimized f</w:t>
      </w:r>
      <w:r>
        <w:t>or chromatogram extraction and was an order of magnitude faster than the other existing file types for which all queries could be run (MzTree and mzMD do not provide interfaces for spectrum extraction or MS/MS data).</w:t>
      </w:r>
    </w:p>
    <w:p w14:paraId="7370D873" w14:textId="77777777" w:rsidR="00A911CA" w:rsidRDefault="0085153A">
      <w:pPr>
        <w:pStyle w:val="BodyText"/>
      </w:pPr>
      <w:r>
        <w:t>The SQLite, DuckDB, and Parquet formats</w:t>
      </w:r>
      <w:r>
        <w:t xml:space="preserve"> were just as speedy as mzMD and MzTree with SQLite taking half a second, Parquet requiring a tenth of a second, and DuckDB reaching query times of hundredths of a second, far outstripping the seconds or even minutes typically expected of this task and res</w:t>
      </w:r>
      <w:r>
        <w:t>ulting in a functionally instantaneous interaction for the user.</w:t>
      </w:r>
    </w:p>
    <w:p w14:paraId="4B2CB148" w14:textId="77777777" w:rsidR="00A911CA" w:rsidRDefault="0085153A">
      <w:pPr>
        <w:pStyle w:val="BodyText"/>
      </w:pPr>
      <w:r>
        <w:t>Retention time range extraction times were an average of the single-spectrum extraction and the chromatogram extraction times across the board, potentially hinting at a major predictive facto</w:t>
      </w:r>
      <w:r>
        <w:t>r in timing estimation being the total amount of scan parsing required.</w:t>
      </w:r>
    </w:p>
    <w:p w14:paraId="0C99FA97" w14:textId="77777777" w:rsidR="00A911CA" w:rsidRDefault="0085153A">
      <w:pPr>
        <w:pStyle w:val="Heading3"/>
      </w:pPr>
      <w:bookmarkStart w:id="26" w:name="msms-precursor-and-fragment-search"/>
      <w:bookmarkEnd w:id="24"/>
      <w:r>
        <w:t>MS/MS precursor and fragment search</w:t>
      </w:r>
    </w:p>
    <w:p w14:paraId="0A2F27C2" w14:textId="77777777" w:rsidR="00A911CA" w:rsidRDefault="0085153A">
      <w:pPr>
        <w:pStyle w:val="FirstParagraph"/>
      </w:pPr>
      <w:r>
        <w:t>We also investigated the efficacy of the various MS data formats for MS/MS data and found that support for fragmentation data searches was lacking o</w:t>
      </w:r>
      <w:r>
        <w:t>r absent from the documentation and exposed functionality of each of these file types, requiring custom implementations every time. Despite both precursor searches (where all the precursors of a given fragment are found) and fragment searches (where all th</w:t>
      </w:r>
      <w:r>
        <w:t>e fragments of a given precursor are found) representing intuitive and useful methods of MS/MS data processing, these timings were consistently among the slowest of the six query types for the non-database methods (Figure 2E and 2F).</w:t>
      </w:r>
    </w:p>
    <w:p w14:paraId="4E14FA18" w14:textId="77777777" w:rsidR="00A911CA" w:rsidRDefault="0085153A">
      <w:pPr>
        <w:pStyle w:val="BodyText"/>
      </w:pPr>
      <w:r>
        <w:t>All existing MS data t</w:t>
      </w:r>
      <w:r>
        <w:t>ypes required multiple seconds to perform a single fragment search (Figure 2F), representing a significant bottleneck for any downstream analysis requiring the data associated with the fragments of a given precursor. The SQL-based parsers, on the other han</w:t>
      </w:r>
      <w:r>
        <w:t xml:space="preserve">d, all took fractions of a second and consistently returned the relevant data hundreds of times more quickly than existing methods. The same was true for a precursor search across all methods aside from mzDB (Figure 2E), which benefited significantly from </w:t>
      </w:r>
      <w:r>
        <w:lastRenderedPageBreak/>
        <w:t>constructing a single bounding box for all MS/MS information that requires a single decoding into computer memory, though this strategy will fail for any file with sufficiently large MS/MS data.</w:t>
      </w:r>
    </w:p>
    <w:p w14:paraId="15CB428A" w14:textId="77777777" w:rsidR="00A911CA" w:rsidRDefault="0085153A">
      <w:pPr>
        <w:pStyle w:val="Heading3"/>
      </w:pPr>
      <w:bookmarkStart w:id="27" w:name="file-sizes"/>
      <w:bookmarkEnd w:id="26"/>
      <w:r>
        <w:t>File sizes</w:t>
      </w:r>
    </w:p>
    <w:p w14:paraId="31C4571D" w14:textId="77777777" w:rsidR="00A911CA" w:rsidRDefault="0085153A">
      <w:pPr>
        <w:pStyle w:val="FirstParagraph"/>
      </w:pPr>
      <w:r>
        <w:t>File size is another important constraint on the e</w:t>
      </w:r>
      <w:r>
        <w:t>fficacy of various MS formats. We measured the size on disk of each of the file types and found that they varied by approximately an order of magnitude, with HDF-based file types hovering around one-third the size of the mzML (mzML size = 75 megabytes (MB)</w:t>
      </w:r>
      <w:r>
        <w:t>, mzMLb = 18 MB, mz5 = 23 MB) while mzDB and mzMD were larger (95 MB and 99 MB, respectively). The SQLite object was the largest on disk of all the file types, nearly tripling the mzML’s size at 197 MB, while DuckDB improved on MZA at two-thirds of the mzM</w:t>
      </w:r>
      <w:r>
        <w:t>L (42 MB and 55 MB, respectively) and Parquet improved slightly upon that again (30 MB total) with its columnar-based storage format (Figure 2G).</w:t>
      </w:r>
    </w:p>
    <w:p w14:paraId="544EC91A" w14:textId="77777777" w:rsidR="00A911CA" w:rsidRDefault="0085153A">
      <w:pPr>
        <w:pStyle w:val="BodyText"/>
      </w:pPr>
      <w:r>
        <w:t xml:space="preserve">However, these comparisons are not perfect because not all files store exactly the same data. MZTree and mzMD </w:t>
      </w:r>
      <w:r>
        <w:t xml:space="preserve">appear to entirely lack the MS/MS information in the sample DDA file, representing a potentially significant size reduction that’s difficult to estimate though the extraction of the same file via </w:t>
      </w:r>
      <w:r>
        <w:rPr>
          <w:rStyle w:val="VerbatimChar"/>
        </w:rPr>
        <w:t>msconvert</w:t>
      </w:r>
      <w:r>
        <w:t xml:space="preserve"> containing only MS1 scans was 58 MB, a 23% size re</w:t>
      </w:r>
      <w:r>
        <w:t>duction. The SQLite, DuckDB, and Parquet formats also lack the extensive scan and file metadata that’s present in the other file types, though it is difficult to estimate the fraction of disk space allocated for this (and which will depend upon the precise</w:t>
      </w:r>
      <w:r>
        <w:t xml:space="preserve"> definition of metadata).</w:t>
      </w:r>
    </w:p>
    <w:p w14:paraId="6D85D4EA" w14:textId="77777777" w:rsidR="00A911CA" w:rsidRDefault="0085153A">
      <w:pPr>
        <w:pStyle w:val="Heading2"/>
      </w:pPr>
      <w:bookmarkStart w:id="28" w:name="timings-for-multiple-chromatograms"/>
      <w:bookmarkEnd w:id="18"/>
      <w:bookmarkEnd w:id="27"/>
      <w:r>
        <w:t>Timings for multiple chromatograms</w:t>
      </w:r>
    </w:p>
    <w:p w14:paraId="4246197B" w14:textId="77777777" w:rsidR="00A911CA" w:rsidRDefault="0085153A">
      <w:pPr>
        <w:pStyle w:val="FirstParagraph"/>
      </w:pPr>
      <w:r>
        <w:t>The single-file, single-metric case discussed above and shown in Figure 2 is largely a worst-case scenario for many MS data systems that have a slow initial setup step to make downstream analysis</w:t>
      </w:r>
      <w:r>
        <w:t xml:space="preserve"> faster. To compare these systems more fairly to our database schema, we also tested timings across multiple chromatograms. In each case, this was implemented as a for loop iterating over an increasing number of chromatograms corresponding to the largest i</w:t>
      </w:r>
      <w:r>
        <w:t>ntensity ions in the file (Figure 3).</w:t>
      </w:r>
    </w:p>
    <w:p w14:paraId="164C62EC" w14:textId="77777777" w:rsidR="00A911CA" w:rsidRDefault="0085153A">
      <w:pPr>
        <w:pStyle w:val="BodyText"/>
      </w:pPr>
      <w:r>
        <w:rPr>
          <w:noProof/>
        </w:rPr>
        <w:lastRenderedPageBreak/>
        <w:drawing>
          <wp:inline distT="0" distB="0" distL="0" distR="0" wp14:anchorId="510CAACA" wp14:editId="6E00EDCF">
            <wp:extent cx="5943600" cy="4572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figures/multichrom_fig.png"/>
                    <pic:cNvPicPr>
                      <a:picLocks noChangeAspect="1" noChangeArrowheads="1"/>
                    </pic:cNvPicPr>
                  </pic:nvPicPr>
                  <pic:blipFill>
                    <a:blip r:embed="rId14"/>
                    <a:stretch>
                      <a:fillRect/>
                    </a:stretch>
                  </pic:blipFill>
                  <pic:spPr bwMode="auto">
                    <a:xfrm>
                      <a:off x="0" y="0"/>
                      <a:ext cx="5943600" cy="4572000"/>
                    </a:xfrm>
                    <a:prstGeom prst="rect">
                      <a:avLst/>
                    </a:prstGeom>
                    <a:noFill/>
                    <a:ln w="9525">
                      <a:noFill/>
                      <a:headEnd/>
                      <a:tailEnd/>
                    </a:ln>
                  </pic:spPr>
                </pic:pic>
              </a:graphicData>
            </a:graphic>
          </wp:inline>
        </w:drawing>
      </w:r>
    </w:p>
    <w:p w14:paraId="0B7BA60B" w14:textId="77777777" w:rsidR="00A911CA" w:rsidRDefault="0085153A">
      <w:pPr>
        <w:pStyle w:val="BodyText"/>
      </w:pPr>
      <w:r>
        <w:rPr>
          <w:i/>
          <w:iCs/>
        </w:rPr>
        <w:t>Figure 3: Scatter plot of the time required to extract multiple chromatograms using various methods on logarithmic axes. Best-fit linear models have been added for each method are shown behind triplicate timing measu</w:t>
      </w:r>
      <w:r>
        <w:rPr>
          <w:i/>
          <w:iCs/>
        </w:rPr>
        <w:t>rements. Transparent intervals around each best-fit line show a single standard error of the mean. Chromatograms correspond to the largest intensity ions in the file. 1:1 lines have been added in black behind the data for comparison.</w:t>
      </w:r>
    </w:p>
    <w:p w14:paraId="219DB137" w14:textId="77777777" w:rsidR="00A911CA" w:rsidRDefault="0085153A">
      <w:pPr>
        <w:pStyle w:val="BodyText"/>
      </w:pPr>
      <w:r>
        <w:t>Most methods were line</w:t>
      </w:r>
      <w:r>
        <w:t xml:space="preserve">ar extrapolations of the single chromatogram numbers shown above as expected from a simple for loop, with notable exceptions for pyteomics (and thus the mzMLb format), the 2D peak method of pyopenms, and DuckDB (Figure 3). </w:t>
      </w:r>
      <w:commentRangeStart w:id="29"/>
      <w:proofErr w:type="spellStart"/>
      <w:r>
        <w:t>pyteomics</w:t>
      </w:r>
      <w:proofErr w:type="spellEnd"/>
      <w:r>
        <w:t xml:space="preserve"> </w:t>
      </w:r>
      <w:commentRangeEnd w:id="29"/>
      <w:r w:rsidR="003056C7">
        <w:rPr>
          <w:rStyle w:val="CommentReference"/>
        </w:rPr>
        <w:commentReference w:id="29"/>
      </w:r>
      <w:r>
        <w:t xml:space="preserve">and </w:t>
      </w:r>
      <w:proofErr w:type="spellStart"/>
      <w:r>
        <w:t>pyopenms</w:t>
      </w:r>
      <w:proofErr w:type="spellEnd"/>
      <w:r>
        <w:t xml:space="preserve"> both had significant overhead upon initial load that resulted in faster query times afterward that performed better than a 1:1 extrapolation would expect, with pyopenms matching SQLite’s speed after 10 chromatograms and Parquet’s speed after 30. </w:t>
      </w:r>
      <w:commentRangeStart w:id="30"/>
      <w:r>
        <w:t>Interesti</w:t>
      </w:r>
      <w:r>
        <w:t>ngly, the methods that had a best-fit linear slope less than 1:1 also all had exponential fits</w:t>
      </w:r>
      <w:commentRangeEnd w:id="30"/>
      <w:r w:rsidR="002E3382">
        <w:rPr>
          <w:rStyle w:val="CommentReference"/>
        </w:rPr>
        <w:commentReference w:id="30"/>
      </w:r>
      <w:r>
        <w:t xml:space="preserve">, with performance at high chromatogram number actually worse than would be expected from a prediction fit to the timings for 1 and 3 chromatogram extractions </w:t>
      </w:r>
      <w:r>
        <w:t>(Supplemental figure XX).</w:t>
      </w:r>
    </w:p>
    <w:p w14:paraId="39A44DD1" w14:textId="77777777" w:rsidR="00A911CA" w:rsidRDefault="0085153A">
      <w:pPr>
        <w:pStyle w:val="BodyText"/>
      </w:pPr>
      <w:r>
        <w:rPr>
          <w:noProof/>
        </w:rPr>
        <w:lastRenderedPageBreak/>
        <w:drawing>
          <wp:inline distT="0" distB="0" distL="0" distR="0" wp14:anchorId="34B0120A" wp14:editId="61B0DC94">
            <wp:extent cx="5943600" cy="4572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figures/supp_multichrom_facets.png"/>
                    <pic:cNvPicPr>
                      <a:picLocks noChangeAspect="1" noChangeArrowheads="1"/>
                    </pic:cNvPicPr>
                  </pic:nvPicPr>
                  <pic:blipFill>
                    <a:blip r:embed="rId15"/>
                    <a:stretch>
                      <a:fillRect/>
                    </a:stretch>
                  </pic:blipFill>
                  <pic:spPr bwMode="auto">
                    <a:xfrm>
                      <a:off x="0" y="0"/>
                      <a:ext cx="5943600" cy="4572000"/>
                    </a:xfrm>
                    <a:prstGeom prst="rect">
                      <a:avLst/>
                    </a:prstGeom>
                    <a:noFill/>
                    <a:ln w="9525">
                      <a:noFill/>
                      <a:headEnd/>
                      <a:tailEnd/>
                    </a:ln>
                  </pic:spPr>
                </pic:pic>
              </a:graphicData>
            </a:graphic>
          </wp:inline>
        </w:drawing>
      </w:r>
    </w:p>
    <w:p w14:paraId="6F4A25A9" w14:textId="77777777" w:rsidR="00A911CA" w:rsidRDefault="0085153A">
      <w:pPr>
        <w:pStyle w:val="BodyText"/>
      </w:pPr>
      <w:r>
        <w:rPr>
          <w:i/>
          <w:iCs/>
        </w:rPr>
        <w:t xml:space="preserve">Supplemental figure XX: Data from main text Figure 3 with independent y-axes showing scatter plots of the time required to extract multiple chromatograms using various methods on logarithmic axes. Best-fit linear models have </w:t>
      </w:r>
      <w:r>
        <w:rPr>
          <w:i/>
          <w:iCs/>
        </w:rPr>
        <w:t>been added for each method and are shown behind triplicate timing measurements, while the black line shows a 1:1 slope intercepting the first data point to show nonlinear behavior with additional chromatograms. Transparent intervals around each best-fit li</w:t>
      </w:r>
      <w:r>
        <w:rPr>
          <w:i/>
          <w:iCs/>
        </w:rPr>
        <w:t>ne show a single standard error of the mean.</w:t>
      </w:r>
    </w:p>
    <w:p w14:paraId="0A93C354" w14:textId="77777777" w:rsidR="00A911CA" w:rsidRDefault="0085153A">
      <w:pPr>
        <w:pStyle w:val="BodyText"/>
      </w:pPr>
      <w:r>
        <w:t xml:space="preserve">We also explored whether database queries could be improved via the use of either a unified query (single SQL statement with multiple OR clauses for each ion’s </w:t>
      </w:r>
      <w:r>
        <w:rPr>
          <w:i/>
          <w:iCs/>
        </w:rPr>
        <w:t>m/z</w:t>
      </w:r>
      <w:r>
        <w:t xml:space="preserve"> range) or a non-equi join between a peak table </w:t>
      </w:r>
      <w:r>
        <w:t xml:space="preserve">with </w:t>
      </w:r>
      <w:r>
        <w:rPr>
          <w:i/>
          <w:iCs/>
        </w:rPr>
        <w:t>m/z</w:t>
      </w:r>
      <w:r>
        <w:t xml:space="preserve"> minimum and maximum columns (Supplemental Figure XX). SQLite and Parquet performed ~3-5 times faster with the unified query than with the loop method despite the necessity of and additional processing step for the looped query to correctly assign </w:t>
      </w:r>
      <w:r>
        <w:t>each data point to its original peak information. The opposite was true for DuckDB likely due to its optimized reader, with the unified query consistently outperformed by the non-equi join when 100 chromatograms were extracted.</w:t>
      </w:r>
    </w:p>
    <w:p w14:paraId="61B9159A" w14:textId="77777777" w:rsidR="00A911CA" w:rsidRDefault="0085153A">
      <w:pPr>
        <w:pStyle w:val="BodyText"/>
      </w:pPr>
      <w:r>
        <w:rPr>
          <w:noProof/>
        </w:rPr>
        <w:lastRenderedPageBreak/>
        <w:drawing>
          <wp:inline distT="0" distB="0" distL="0" distR="0" wp14:anchorId="590AF687" wp14:editId="14A06DF1">
            <wp:extent cx="5943600" cy="4572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figures/supp_dbloopjoinuni.png"/>
                    <pic:cNvPicPr>
                      <a:picLocks noChangeAspect="1" noChangeArrowheads="1"/>
                    </pic:cNvPicPr>
                  </pic:nvPicPr>
                  <pic:blipFill>
                    <a:blip r:embed="rId16"/>
                    <a:stretch>
                      <a:fillRect/>
                    </a:stretch>
                  </pic:blipFill>
                  <pic:spPr bwMode="auto">
                    <a:xfrm>
                      <a:off x="0" y="0"/>
                      <a:ext cx="5943600" cy="4572000"/>
                    </a:xfrm>
                    <a:prstGeom prst="rect">
                      <a:avLst/>
                    </a:prstGeom>
                    <a:noFill/>
                    <a:ln w="9525">
                      <a:noFill/>
                      <a:headEnd/>
                      <a:tailEnd/>
                    </a:ln>
                  </pic:spPr>
                </pic:pic>
              </a:graphicData>
            </a:graphic>
          </wp:inline>
        </w:drawing>
      </w:r>
    </w:p>
    <w:p w14:paraId="147E959B" w14:textId="77777777" w:rsidR="00A911CA" w:rsidRDefault="0085153A">
      <w:pPr>
        <w:pStyle w:val="BodyText"/>
      </w:pPr>
      <w:r>
        <w:rPr>
          <w:i/>
          <w:iCs/>
        </w:rPr>
        <w:t>Supplemental figure XX: Sc</w:t>
      </w:r>
      <w:r>
        <w:rPr>
          <w:i/>
          <w:iCs/>
        </w:rPr>
        <w:t>atter showing time required to extract chromatograms from SQLite, DuckDB, and Parquet databases using different methods denoted by color. Ten replicates are shown for each data point.</w:t>
      </w:r>
    </w:p>
    <w:p w14:paraId="573E1AEC" w14:textId="77777777" w:rsidR="00A911CA" w:rsidRDefault="0085153A">
      <w:pPr>
        <w:pStyle w:val="Heading2"/>
      </w:pPr>
      <w:bookmarkStart w:id="31" w:name="Xd8f33704458ee629957f45a9187a2869f82b427"/>
      <w:bookmarkEnd w:id="28"/>
      <w:r>
        <w:t>Database optimization via indices/ordering and multi-file constructions</w:t>
      </w:r>
    </w:p>
    <w:p w14:paraId="049BB1BF" w14:textId="77777777" w:rsidR="00A911CA" w:rsidRDefault="0085153A">
      <w:pPr>
        <w:pStyle w:val="FirstParagraph"/>
      </w:pPr>
      <w:r>
        <w:t>Databases also provide multiple ways to optimize queries. SQLite allows the construction of indices for a field within a table that then speeds up queries at the cost of additional disk space. Alternatively, DuckDB and Parquet files rely predominantly on t</w:t>
      </w:r>
      <w:r>
        <w:t>he data order when it’s written to disk and use their sophisticated row group methodology when subsetting.</w:t>
      </w:r>
    </w:p>
    <w:p w14:paraId="63FE8FFA" w14:textId="77777777" w:rsidR="00A911CA" w:rsidRDefault="0085153A">
      <w:pPr>
        <w:pStyle w:val="BodyText"/>
      </w:pPr>
      <w:r>
        <w:t xml:space="preserve">We found that SQLite queries benefitted significantly from the construction of an index on the </w:t>
      </w:r>
      <w:r>
        <w:rPr>
          <w:i/>
          <w:iCs/>
        </w:rPr>
        <w:t>m/z</w:t>
      </w:r>
      <w:r>
        <w:t xml:space="preserve"> column when extracting chromatograms, improving lo</w:t>
      </w:r>
      <w:r>
        <w:t>okup times by an order of magnitude (dropping from [0.3] seconds to [0.03 seconds], Figure 4). However, because the SQLite index is stored on disk alongside the data, this improvement also increased the file size by 33% from [150MB] to [210MB]. DuckDB also</w:t>
      </w:r>
      <w:r>
        <w:t xml:space="preserve"> improved significantly with ordered data but to a smaller degree and surprisingly required additional space to do so, likely due to the reordering resulting in a different compression strategy (Figure 4). Parquet files had the smallest improvement upon da</w:t>
      </w:r>
      <w:r>
        <w:t>ta ordering but remained the same small size they were when unordered.</w:t>
      </w:r>
    </w:p>
    <w:p w14:paraId="37E64E60" w14:textId="77777777" w:rsidR="00A911CA" w:rsidRDefault="0085153A">
      <w:pPr>
        <w:pStyle w:val="BodyText"/>
      </w:pPr>
      <w:r>
        <w:lastRenderedPageBreak/>
        <w:t xml:space="preserve">Crucially, these improvements also persisted when multiple files were stored in a single database. We built databases consisting of between 1 and 100 individual MS files and tested the </w:t>
      </w:r>
      <w:r>
        <w:t>time required to extract ion chromatograms from each after an index was constructed (Figure 4). DuckDB was consistently the fastest ion chromatogram extraction method, with query times around 0.03 seconds for a single file and 1 second for one hundred file</w:t>
      </w:r>
      <w:r>
        <w:t>s. SQLite had much higher variance and slower extraction times with datasets consisting of more than one file, typically an order of magnitude slower than DuckDB, while Parquet fell between the two. Importantly, only DuckDB had a slope significantly less t</w:t>
      </w:r>
      <w:r>
        <w:t xml:space="preserve">han one. This is what would be expected if the database was performing a simple binary search on the index, with an expected time efficiency of O(log(# of files)). However, DuckDB’s performance degrades at larger database sizes and approaches a 1:1 slope, </w:t>
      </w:r>
      <w:r>
        <w:t>possibly due to the overhead of reading large amounts of data into memory after it’s found. We additionally compared these values to the timings obtained from converting each file into its own database and looping over each of those to confirm the linearit</w:t>
      </w:r>
      <w:r>
        <w:t>y of that response (Figure 4). Interestingly, SQLite timings were slightly better with multiple database files instead of one combined database (Figure 4).</w:t>
      </w:r>
    </w:p>
    <w:p w14:paraId="19598993" w14:textId="77777777" w:rsidR="00A911CA" w:rsidRDefault="0085153A">
      <w:pPr>
        <w:pStyle w:val="BodyText"/>
      </w:pPr>
      <w:r>
        <w:rPr>
          <w:noProof/>
        </w:rPr>
        <w:drawing>
          <wp:inline distT="0" distB="0" distL="0" distR="0" wp14:anchorId="69A6624F" wp14:editId="2F164D89">
            <wp:extent cx="5943600" cy="3200399"/>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gures/multifile_fig.png"/>
                    <pic:cNvPicPr>
                      <a:picLocks noChangeAspect="1" noChangeArrowheads="1"/>
                    </pic:cNvPicPr>
                  </pic:nvPicPr>
                  <pic:blipFill>
                    <a:blip r:embed="rId17"/>
                    <a:stretch>
                      <a:fillRect/>
                    </a:stretch>
                  </pic:blipFill>
                  <pic:spPr bwMode="auto">
                    <a:xfrm>
                      <a:off x="0" y="0"/>
                      <a:ext cx="5943600" cy="3200399"/>
                    </a:xfrm>
                    <a:prstGeom prst="rect">
                      <a:avLst/>
                    </a:prstGeom>
                    <a:noFill/>
                    <a:ln w="9525">
                      <a:noFill/>
                      <a:headEnd/>
                      <a:tailEnd/>
                    </a:ln>
                  </pic:spPr>
                </pic:pic>
              </a:graphicData>
            </a:graphic>
          </wp:inline>
        </w:drawing>
      </w:r>
    </w:p>
    <w:p w14:paraId="1AFF97EF" w14:textId="77777777" w:rsidR="00A911CA" w:rsidRDefault="0085153A">
      <w:pPr>
        <w:pStyle w:val="BodyText"/>
      </w:pPr>
      <w:r>
        <w:rPr>
          <w:i/>
          <w:iCs/>
        </w:rPr>
        <w:t>Figure 4: Time required to extract an ion chromatogram from multiple files plotted against the siz</w:t>
      </w:r>
      <w:r>
        <w:rPr>
          <w:i/>
          <w:iCs/>
        </w:rPr>
        <w:t>e of the data, broken down by the type of database used (SQLite, DuckDB, or Parquet). Points correspond to a random subset of 1, 3, 10, 30, and 100 files, respectively. Colors specify whether the data was stored as a single consolidated database (purple) o</w:t>
      </w:r>
      <w:r>
        <w:rPr>
          <w:i/>
          <w:iCs/>
        </w:rPr>
        <w:t>r with a single database per file (orange) and the shape of the point denotes whether the database was unstructured (squares) or indexed/ordered by m/z (SQLite has indexes, DuckDB and Parquet benefit from ordering). Ten replicates of each query were perfor</w:t>
      </w:r>
      <w:r>
        <w:rPr>
          <w:i/>
          <w:iCs/>
        </w:rPr>
        <w:t>med and are shown transparently behind the mean values connected with lines.</w:t>
      </w:r>
    </w:p>
    <w:p w14:paraId="5A7462E5" w14:textId="77777777" w:rsidR="00A911CA" w:rsidRDefault="0085153A">
      <w:pPr>
        <w:pStyle w:val="Heading1"/>
      </w:pPr>
      <w:bookmarkStart w:id="32" w:name="discussion"/>
      <w:bookmarkEnd w:id="9"/>
      <w:bookmarkEnd w:id="31"/>
      <w:r>
        <w:lastRenderedPageBreak/>
        <w:t>Discussion</w:t>
      </w:r>
    </w:p>
    <w:p w14:paraId="3E02D870" w14:textId="77777777" w:rsidR="00A911CA" w:rsidRDefault="0085153A">
      <w:pPr>
        <w:pStyle w:val="FirstParagraph"/>
      </w:pPr>
      <w:r>
        <w:t>As the gap between data scientist and mass spectrometrist continues to narrow, mass spectrometry (MS) data formats should facilitate this convergence. Instead, MS softw</w:t>
      </w:r>
      <w:r>
        <w:t>are remains relatively opaque. Documentation is sparse and data structures are complex, resulting in a landscape that is essentially restricted to the original developer’s intent. A particular pain point is the way in which MS data is stored because curren</w:t>
      </w:r>
      <w:r>
        <w:t>t methods must make trade-offs between simplicity, size, and speed. When we explored the wide range of MS file readers, we found every method had flaws that interfered with widespread adoption. The mzML file type appears to represent low-hanging fruit, wit</w:t>
      </w:r>
      <w:r>
        <w:t>h its XML-based structure that sacrifices speed and size in favor of clarity, but no alternative has yet reached a large audience of active users. Fifteen years of active competition continue to favor the highly explicit format, likely because users are le</w:t>
      </w:r>
      <w:r>
        <w:t>ery of incomprehensible alternatives with no guarantee of continued maintenance.</w:t>
      </w:r>
    </w:p>
    <w:p w14:paraId="0E361416" w14:textId="77777777" w:rsidR="00A911CA" w:rsidRDefault="0085153A">
      <w:pPr>
        <w:pStyle w:val="BodyText"/>
      </w:pPr>
      <w:r>
        <w:t>Certain methods are clear winners for individual use cases but all of the existing formats failed to perform well at the full suite of exploratory data analysis tasks we attem</w:t>
      </w:r>
      <w:r>
        <w:t>pted. Scan extraction is perhaps the most widely used query, especially for proteomics, and as a result has been extensively optimized. Here, MZA was blazingly fast thanks to the decision to index in the HDF5 file by scan number. The mzML files used here d</w:t>
      </w:r>
      <w:r>
        <w:t>id have a precompiled index that should have made scan extraction highly efficient but this appeared to be mitigated for pyopenms and pyteomics due to their long initialization times, though pymzml performed very well at this task and the other two mzML me</w:t>
      </w:r>
      <w:r>
        <w:t>thods were much faster after initialization (Supp Fig XX).</w:t>
      </w:r>
    </w:p>
    <w:p w14:paraId="4BAD49D6" w14:textId="77777777" w:rsidR="00A911CA" w:rsidRDefault="0085153A">
      <w:pPr>
        <w:pStyle w:val="BodyText"/>
      </w:pPr>
      <w:r>
        <w:t>However, performant scan-based methods struggled significantly with chromatogram extraction because these axes are inherently orthogonal to each other. Here, mzDB performed quite well and was compe</w:t>
      </w:r>
      <w:r>
        <w:t>titive with the specifically optimized mzTree and mzMD formats and pyopenms performed incredibly well when extracting multiple chromatograms via its 2DPeak method. Chromatograms (and retention time range queries) are of course only relevant for chromatogra</w:t>
      </w:r>
      <w:r>
        <w:t>phy-based workflows but this type of analysis has become increasingly popular and we expect it to continue to do so, making ion extraction increasingly important. None of the existing MS formats we tested performed very well on MS/MS data, despite the grow</w:t>
      </w:r>
      <w:r>
        <w:t>ing availability of fragmentation data, though our use-case is oriented more towards exploration instead of comprehensive analysis.</w:t>
      </w:r>
    </w:p>
    <w:p w14:paraId="51F67946" w14:textId="77777777" w:rsidR="00A911CA" w:rsidRDefault="0085153A">
      <w:pPr>
        <w:pStyle w:val="BodyText"/>
      </w:pPr>
      <w:r>
        <w:t>Finally, a complexity penalty must be noted for formats and packages requiring complex installation procedures. pyopenms app</w:t>
      </w:r>
      <w:r>
        <w:t>ears to be the worst offender here, with its bindings to the OpenMS C++ libraries requiring us to step back to Python 3.11 and numpy 1.26 to successfully access the data on our setup and required direct input from the maintainers. The Java applications for</w:t>
      </w:r>
      <w:r>
        <w:t xml:space="preserve"> MzTree and, more egregiously mzMD, provided essentially zero documentation on installation consisting of a single README file without an intact HTTP request example and have not seen updates in years. Similarly, mzDB files were difficult to parse due to i</w:t>
      </w:r>
      <w:r>
        <w:t xml:space="preserve">ts opaque SQLite schema and use of the BLOB encoding type that again lacked examples or documentation outside of Java and had to be deduced iteratively. Of course, these methods eventually provided enough information that they could be parsed unlike Aird, </w:t>
      </w:r>
      <w:r>
        <w:t>toffee, and UIMF.</w:t>
      </w:r>
    </w:p>
    <w:p w14:paraId="779746CC" w14:textId="77777777" w:rsidR="00A911CA" w:rsidRDefault="0085153A">
      <w:pPr>
        <w:pStyle w:val="Heading3"/>
      </w:pPr>
      <w:bookmarkStart w:id="33" w:name="timing-comparison-to-existing-literature"/>
      <w:r>
        <w:lastRenderedPageBreak/>
        <w:t>Timing comparison to existing literature</w:t>
      </w:r>
    </w:p>
    <w:p w14:paraId="0183EE2F" w14:textId="77777777" w:rsidR="00A911CA" w:rsidRDefault="0085153A">
      <w:pPr>
        <w:pStyle w:val="FirstParagraph"/>
      </w:pPr>
      <w:r>
        <w:t>Novel formats are typically proposed with timing and sizing information, but the inconsistency of what’s being queried makes it difficult to directly compare across the literature. However, we most</w:t>
      </w:r>
      <w:r>
        <w:t>ly obtained results in line with those reported elsewhere where other intercomparisons have been performed and report here the widest set of comparisons between MS formats to our knowledge.</w:t>
      </w:r>
    </w:p>
    <w:p w14:paraId="3D552E1B" w14:textId="77777777" w:rsidR="00A911CA" w:rsidRDefault="0085153A">
      <w:pPr>
        <w:pStyle w:val="BodyText"/>
      </w:pPr>
      <w:r>
        <w:rPr>
          <w:vertAlign w:val="superscript"/>
        </w:rPr>
        <w:t>6</w:t>
      </w:r>
      <w:r>
        <w:t xml:space="preserve"> </w:t>
      </w:r>
      <w:commentRangeStart w:id="34"/>
      <w:r>
        <w:t xml:space="preserve">performed </w:t>
      </w:r>
      <w:commentRangeEnd w:id="34"/>
      <w:r w:rsidR="002E3382">
        <w:rPr>
          <w:rStyle w:val="CommentReference"/>
        </w:rPr>
        <w:commentReference w:id="34"/>
      </w:r>
      <w:r>
        <w:t>comparisons between mz5 and mzML with results indic</w:t>
      </w:r>
      <w:r>
        <w:t xml:space="preserve">ating that mz5 was three times faster than mzML parsers. Their values of 0.16 seconds per million </w:t>
      </w:r>
      <w:r>
        <w:rPr>
          <w:i/>
          <w:iCs/>
        </w:rPr>
        <w:t>m/z</w:t>
      </w:r>
      <w:r>
        <w:t xml:space="preserve">/intensity arrays correspond to an estimated query time of 0.13 milliseconds which is faster than our measured 3 milliseconds, </w:t>
      </w:r>
      <w:commentRangeStart w:id="35"/>
      <w:r>
        <w:t>though our mz5 file was appr</w:t>
      </w:r>
      <w:r>
        <w:t>oximately four times smaller (20% mzML size) instead of two times smaller (50%).</w:t>
      </w:r>
      <w:commentRangeEnd w:id="35"/>
      <w:r w:rsidR="002E3382">
        <w:rPr>
          <w:rStyle w:val="CommentReference"/>
        </w:rPr>
        <w:commentReference w:id="35"/>
      </w:r>
    </w:p>
    <w:p w14:paraId="07D6A205" w14:textId="77777777" w:rsidR="00A911CA" w:rsidRDefault="0085153A">
      <w:pPr>
        <w:pStyle w:val="BodyText"/>
      </w:pPr>
      <w:r>
        <w:rPr>
          <w:vertAlign w:val="superscript"/>
        </w:rPr>
        <w:t>11</w:t>
      </w:r>
      <w:r>
        <w:t xml:space="preserve"> </w:t>
      </w:r>
      <w:commentRangeStart w:id="36"/>
      <w:r>
        <w:t xml:space="preserve">also </w:t>
      </w:r>
      <w:commentRangeEnd w:id="36"/>
      <w:r w:rsidR="002E3382">
        <w:rPr>
          <w:rStyle w:val="CommentReference"/>
        </w:rPr>
        <w:commentReference w:id="36"/>
      </w:r>
      <w:r>
        <w:t>found that mz5 was about 80% smaller than the mzML and on par with their mzDB format. They reported query times of around 30 seconds for a wide (5 Da) ion chroma</w:t>
      </w:r>
      <w:r>
        <w:t>togram extraction and found that mz5 was about 40 times slower and that mzML was 200 times slower, in contrast to our parser which was 10 times slower for mz5 - possibly due to the large EIC width. They also were able to report mzDB scan queries on par wit</w:t>
      </w:r>
      <w:r>
        <w:t>h mz5 which we were able to replicate if the pyopenms or pyteomics libraries were used for full scan queries and pymzml for MS/MS.</w:t>
      </w:r>
    </w:p>
    <w:p w14:paraId="50126172" w14:textId="77777777" w:rsidR="00A911CA" w:rsidRDefault="0085153A">
      <w:pPr>
        <w:pStyle w:val="BodyText"/>
      </w:pPr>
      <w:r>
        <w:t>MzTree</w:t>
      </w:r>
      <w:r>
        <w:rPr>
          <w:vertAlign w:val="superscript"/>
        </w:rPr>
        <w:t>12</w:t>
      </w:r>
      <w:r>
        <w:t xml:space="preserve"> compared their SQLite-based system to mzML, mz5, and mzDB and reported high numbers for both EIC and RT range querie</w:t>
      </w:r>
      <w:r>
        <w:t>s from mzML (4-1000 seconds) that were on par with the values we observed here. Their mzDB and mz5 results were unexpectedly comparable to each other at about 0.5 seconds per random EIC query, with the mzDB values equal to ours but the mz5 values much lowe</w:t>
      </w:r>
      <w:r>
        <w:t>r than our parser was able to obtain. Our disk size measurements also corresponded well with their size estimate of MzTree at approximately twice the size of the mzML, a surprising result given that our mzML file contained MS/MS information and theirs appe</w:t>
      </w:r>
      <w:r>
        <w:t>aring to be full-scan only. Their mz5 files were much larger (80% mzML size instead of our 20%) and their mzDB much smaller (20% mzML size instead of our 110%).</w:t>
      </w:r>
    </w:p>
    <w:p w14:paraId="6C314520" w14:textId="77777777" w:rsidR="00A911CA" w:rsidRDefault="0085153A">
      <w:pPr>
        <w:pStyle w:val="BodyText"/>
      </w:pPr>
      <w:r>
        <w:t>The mzMD format</w:t>
      </w:r>
      <w:r>
        <w:rPr>
          <w:vertAlign w:val="superscript"/>
        </w:rPr>
        <w:t>13</w:t>
      </w:r>
      <w:r>
        <w:t xml:space="preserve"> appears to be a thin wrapper around the MzTree format that applies a differen</w:t>
      </w:r>
      <w:r>
        <w:t xml:space="preserve">t philosophy for data subsetting and summarization. They report EIC queries in the 50 millisecond range, very similar to the values we obtained for the mzMD file type. They also estimate file size to be approximately 28 bytes per </w:t>
      </w:r>
      <w:r>
        <w:rPr>
          <w:i/>
          <w:iCs/>
        </w:rPr>
        <w:t>m/z</w:t>
      </w:r>
      <w:r>
        <w:t xml:space="preserve">/intensity tuple for a </w:t>
      </w:r>
      <w:r>
        <w:t>total size of 100MB in our test file which agrees reasonably well with our 72MB actual measurement. Their comparison to MzTree also agrees with our results as they report slightly larger disk usage and slightly better performance.</w:t>
      </w:r>
    </w:p>
    <w:p w14:paraId="3935E05A" w14:textId="77777777" w:rsidR="00A911CA" w:rsidRDefault="0085153A">
      <w:pPr>
        <w:pStyle w:val="BodyText"/>
      </w:pPr>
      <w:r>
        <w:t>The mzMLb group</w:t>
      </w:r>
      <w:r>
        <w:rPr>
          <w:vertAlign w:val="superscript"/>
        </w:rPr>
        <w:t>5</w:t>
      </w:r>
      <w:r>
        <w:t xml:space="preserve"> reports </w:t>
      </w:r>
      <w:r>
        <w:t xml:space="preserve">only info for spectrum access at approximately 15ms/scan which agrees with our 5-100ms/scan estimates only if the data is loaded ahead of time. </w:t>
      </w:r>
      <w:commentRangeStart w:id="37"/>
      <w:r>
        <w:t xml:space="preserve">They perform extensive comparisons to mzML at varying compression methods and levels but our default options of </w:t>
      </w:r>
      <w:r>
        <w:t xml:space="preserve">1024 KB chunk sizes for the mzMLb file and zlib but not numpress compression for the mzML resulting in timing values very similar between mzML and mzMLb using the pyteomics library for access. </w:t>
      </w:r>
      <w:commentRangeEnd w:id="37"/>
      <w:r w:rsidR="002E0B3D">
        <w:rPr>
          <w:rStyle w:val="CommentReference"/>
        </w:rPr>
        <w:commentReference w:id="37"/>
      </w:r>
      <w:r>
        <w:t>They also compared to the mz5 file type and we are able to</w:t>
      </w:r>
      <w:r>
        <w:t xml:space="preserve"> validate their results of the mzML+zlib occupying significantly </w:t>
      </w:r>
      <w:r>
        <w:lastRenderedPageBreak/>
        <w:t>more space, though our mz5 parser outperformed theirs for full scan and MS/MS data by two orders of magnitude in time.</w:t>
      </w:r>
    </w:p>
    <w:p w14:paraId="62EC9CC2" w14:textId="77777777" w:rsidR="00A911CA" w:rsidRDefault="0085153A">
      <w:pPr>
        <w:pStyle w:val="BodyText"/>
      </w:pPr>
      <w:r>
        <w:t xml:space="preserve">We were also unable to test several other recent and promising formats. </w:t>
      </w:r>
      <w:r>
        <w:t>Aird does not report full query times for any of the metrics reviewed here, though they claim their StackZDPD algorithm</w:t>
      </w:r>
      <w:r>
        <w:rPr>
          <w:vertAlign w:val="superscript"/>
        </w:rPr>
        <w:t>28</w:t>
      </w:r>
      <w:r>
        <w:t xml:space="preserve"> can improve decompression speed by three times and that the file size is 54% of the vendor file.</w:t>
      </w:r>
      <w:r>
        <w:rPr>
          <w:vertAlign w:val="superscript"/>
        </w:rPr>
        <w:t>16</w:t>
      </w:r>
      <w:r>
        <w:t xml:space="preserve"> Similarly, the toffee format for ti</w:t>
      </w:r>
      <w:r>
        <w:t>me-of-flight DIA data reports sizes about equal to vendor or 60% of centroid mzml + numpress with query speeds 4 times faster for scans (spectrum-centric, 2 seconds for mzML, 0.5 for toffee) and 100 times faster for chroms (peptide-centric, 168 seconds for</w:t>
      </w:r>
      <w:r>
        <w:t xml:space="preserve"> mzML, 1.8 for toffee).</w:t>
      </w:r>
      <w:r>
        <w:rPr>
          <w:vertAlign w:val="superscript"/>
        </w:rPr>
        <w:t>8</w:t>
      </w:r>
      <w:r>
        <w:t xml:space="preserve"> The Unified Ion Mobility Format (UIMF,</w:t>
      </w:r>
      <w:r>
        <w:rPr>
          <w:vertAlign w:val="superscript"/>
        </w:rPr>
        <w:t>14</w:t>
      </w:r>
      <w:r>
        <w:t>) from Pacific Northwest National Laboratory format did not report direct comparisons to any of the available formats and thus we must remain unclear on its performance capabilities.</w:t>
      </w:r>
    </w:p>
    <w:p w14:paraId="2A46A3EE" w14:textId="77777777" w:rsidR="00A911CA" w:rsidRDefault="0085153A">
      <w:pPr>
        <w:pStyle w:val="Heading3"/>
      </w:pPr>
      <w:bookmarkStart w:id="38" w:name="X02a5cdbf0140c7a9d8d3643e0b28b52ec7f36bd"/>
      <w:bookmarkEnd w:id="33"/>
      <w:r>
        <w:t>Fundamental inefficiencies in existing mass-spectrometry formats</w:t>
      </w:r>
    </w:p>
    <w:p w14:paraId="730BB90D" w14:textId="77777777" w:rsidR="00A911CA" w:rsidRDefault="0085153A">
      <w:pPr>
        <w:pStyle w:val="FirstParagraph"/>
      </w:pPr>
      <w:r>
        <w:t>We identified several fundamental inefficiencies when writing the parsers. First, scan metadata that was encoded within a scan instead of in a separate unit required looping over each scan to</w:t>
      </w:r>
      <w:r>
        <w:t xml:space="preserve"> see whether it contained the information requested. Scan number, MS level, and retention time were all useful bits of information that could be included in a file header or footer to relate the three to the data location within the file and allow index us</w:t>
      </w:r>
      <w:r>
        <w:t xml:space="preserve">e instead of looping over every scan. Second, needing to decode or parse a compressed </w:t>
      </w:r>
      <w:r>
        <w:rPr>
          <w:i/>
          <w:iCs/>
        </w:rPr>
        <w:t>m/z</w:t>
      </w:r>
      <w:r>
        <w:t xml:space="preserve">/intensity array in each scan introduced an additional overhead that was especially punishing during ion chromatogram extraction and MS/MS search. While the </w:t>
      </w:r>
      <w:r>
        <w:rPr>
          <w:i/>
          <w:iCs/>
        </w:rPr>
        <w:t>m/z</w:t>
      </w:r>
      <w:r>
        <w:t xml:space="preserve"> and in</w:t>
      </w:r>
      <w:r>
        <w:t>tensity tuples are an obvious candidate for data compression, this penalty should be of significant concern to engineers. Third, looping over files is inherently slow and introduces additional complexity relative to a single unified database that encodes f</w:t>
      </w:r>
      <w:r>
        <w:t>ilename or sample ID as an additional column. A particular strength of the database system we propose is its inherent support for multi-file systems, while all other methods require looping over files.</w:t>
      </w:r>
    </w:p>
    <w:p w14:paraId="23C70E87" w14:textId="77777777" w:rsidR="00A911CA" w:rsidRDefault="0085153A">
      <w:pPr>
        <w:pStyle w:val="BodyText"/>
      </w:pPr>
      <w:r>
        <w:t xml:space="preserve">The problems above highlight an important distinction </w:t>
      </w:r>
      <w:r>
        <w:t xml:space="preserve">between data </w:t>
      </w:r>
      <w:r>
        <w:rPr>
          <w:i/>
          <w:iCs/>
        </w:rPr>
        <w:t>access</w:t>
      </w:r>
      <w:r>
        <w:t xml:space="preserve"> and data </w:t>
      </w:r>
      <w:r>
        <w:rPr>
          <w:i/>
          <w:iCs/>
        </w:rPr>
        <w:t>search</w:t>
      </w:r>
      <w:r>
        <w:t xml:space="preserve"> that has been largely overlooked in our opinion. While HDF5 files or scan indexes excel at improving data access, they assume that the location of the data is known in advance and can be skipped to via bitwise offsets. I</w:t>
      </w:r>
      <w:r>
        <w:t>f a search is required, however, this advantage is fully negated because each bit of information must be queried anyway. Finally, we must note that scan number is not inherently a useful bit of information. While we included it in our extraction metrics, i</w:t>
      </w:r>
      <w:r>
        <w:t>t is entirely unclear when the scan number itself would be known in isolation. Additionally, this method often confuses the scan number with the scan’s indexes in the data structure. Scan number is not always consecutive (i.e. during polarity switching, mu</w:t>
      </w:r>
      <w:r>
        <w:t>lti-experiment samples, or if any filtering is performed during processing), so even if the first or second item in the structure can be queried speedily this is no guarantee that the item will contain the information of interest.</w:t>
      </w:r>
    </w:p>
    <w:p w14:paraId="26850C9D" w14:textId="77777777" w:rsidR="00A911CA" w:rsidRDefault="0085153A">
      <w:pPr>
        <w:pStyle w:val="Heading3"/>
      </w:pPr>
      <w:bookmarkStart w:id="39" w:name="X0d41d827cb778e58943eb99dcc97765b82fd391"/>
      <w:bookmarkEnd w:id="38"/>
      <w:r>
        <w:t>Leveraging robust, future</w:t>
      </w:r>
      <w:r>
        <w:t>-oriented software development with SQL</w:t>
      </w:r>
    </w:p>
    <w:p w14:paraId="5941A605" w14:textId="77777777" w:rsidR="00A911CA" w:rsidRDefault="0085153A">
      <w:pPr>
        <w:pStyle w:val="FirstParagraph"/>
      </w:pPr>
      <w:r>
        <w:t xml:space="preserve">The proliferation of MS data storage formats and access algorithms illustrates the general dissatisfaction with existing alternatives to the vendor file or mzML. Formats that are faster </w:t>
      </w:r>
      <w:r>
        <w:lastRenderedPageBreak/>
        <w:t>to query or smaller on disk te</w:t>
      </w:r>
      <w:r>
        <w:t>nd to be significantly more opaque, and those optimized for a particular method often fail to perform well on other metrics. This complexity is generally expected as optimization tends to require more complex data structures and assumptions about its use b</w:t>
      </w:r>
      <w:r>
        <w:t>ut it is not required if the complexity is outsourced to a robust and growing framework such as structured query language (SQL).</w:t>
      </w:r>
    </w:p>
    <w:p w14:paraId="468AF67E" w14:textId="77777777" w:rsidR="00A911CA" w:rsidRDefault="0085153A">
      <w:pPr>
        <w:pStyle w:val="BodyText"/>
      </w:pPr>
      <w:r>
        <w:t>SQL is widely used for data processing outside of mass-spectrometry, though its adoption is increasing in recent years. Efforts</w:t>
      </w:r>
      <w:r>
        <w:t xml:space="preserve"> like mzDB, the Pacific Marine Environment Laboratory’s UIMF format</w:t>
      </w:r>
      <w:r>
        <w:rPr>
          <w:vertAlign w:val="superscript"/>
        </w:rPr>
        <w:t>14</w:t>
      </w:r>
      <w:r>
        <w:t>, and the internals of MzTree hint at SQL’s suitability for MS data storage. SQL backends for the next-generation R processing package Spectra now exist</w:t>
      </w:r>
      <w:r>
        <w:rPr>
          <w:vertAlign w:val="superscript"/>
        </w:rPr>
        <w:t>20</w:t>
      </w:r>
      <w:r>
        <w:t xml:space="preserve"> and the development of MassQL</w:t>
      </w:r>
      <w:r>
        <w:rPr>
          <w:vertAlign w:val="superscript"/>
        </w:rPr>
        <w:t>22</w:t>
      </w:r>
      <w:r>
        <w:t xml:space="preserve"> </w:t>
      </w:r>
      <w:r>
        <w:t>indicates a growing comfort with SQL syntax for downstream processing, though the language itself strives for human readability in simple queries. The searching and subsetting inherent to MS data exploration represent very simple queries in database space,</w:t>
      </w:r>
      <w:r>
        <w:t xml:space="preserve"> agnostic to high-level programming language and rarely requiring more than a single line of code. Additionally, the extensive documentation that exists across the internet means that large language models such as ChatGPT are easily able to translate queri</w:t>
      </w:r>
      <w:r>
        <w:t>es for those unfamiliar with SQL’s syntax.</w:t>
      </w:r>
    </w:p>
    <w:p w14:paraId="5C1F1018" w14:textId="77777777" w:rsidR="00A911CA" w:rsidRDefault="0085153A">
      <w:pPr>
        <w:pStyle w:val="BodyText"/>
      </w:pPr>
      <w:r>
        <w:t>Just as the original database paper from</w:t>
      </w:r>
      <w:r>
        <w:rPr>
          <w:vertAlign w:val="superscript"/>
        </w:rPr>
        <w:t>18</w:t>
      </w:r>
      <w:r>
        <w:t xml:space="preserve"> argued that the same problems were being solved over and over again, mass spectrometry data scientists are re-solving problems that have been more elegantly ironed out by</w:t>
      </w:r>
      <w:r>
        <w:t xml:space="preserve"> dedicated teams in computer science and industry with much more extensive support. By leveraging existing optimizations in SQLite and DuckDB, we were able to create a highly performant system for storage of MS data that does not come with significant trad</w:t>
      </w:r>
      <w:r>
        <w:t>e-offs between data extraction methods.</w:t>
      </w:r>
    </w:p>
    <w:p w14:paraId="2EB95E22" w14:textId="77777777" w:rsidR="00A911CA" w:rsidRDefault="0085153A">
      <w:pPr>
        <w:pStyle w:val="BodyText"/>
      </w:pPr>
      <w:r>
        <w:t>While SQLite is broadly used and its long history testifies to its continued utility, we can use even more modern database methods to improve further upon its analytical processing capacity. We tested both DuckDB the</w:t>
      </w:r>
      <w:r>
        <w:t xml:space="preserve"> Apache Parquet data formats</w:t>
      </w:r>
      <w:r>
        <w:rPr>
          <w:vertAlign w:val="superscript"/>
        </w:rPr>
        <w:t>23,29</w:t>
      </w:r>
      <w:r>
        <w:t xml:space="preserve"> and found that they both performed better than SQLite in disk usage and query speed. DuckDB in particular is nearly a drop-in replacement for SQLite in many cases that’s been extensively optimized for MS-related queries gi</w:t>
      </w:r>
      <w:r>
        <w:t>ven its online analytical processing (OLAP) structure. DuckDB provides automatic compression algorithms and uses zonemaps to create bounding boxes for each subset of data, bringing together existing optimizations from mz5 (delta encoding), mzDB (bounding b</w:t>
      </w:r>
      <w:r>
        <w:t>oxes), and MzTree (axis-agnostic queries) at zero additional cost. Importantly, as with all databases, only the subset of interest needs to be written into memory, making the hardware requirements relatively lightweight.</w:t>
      </w:r>
    </w:p>
    <w:p w14:paraId="185D0A08" w14:textId="77777777" w:rsidR="00A911CA" w:rsidRDefault="0085153A">
      <w:pPr>
        <w:pStyle w:val="BodyText"/>
      </w:pPr>
      <w:r>
        <w:t>Of course, to claim that existing f</w:t>
      </w:r>
      <w:r>
        <w:t xml:space="preserve">rameworks should be discarded in favor of a novel method is to ignore decades of discussion and conversation. We acknowledge that our use case, that of largely exploratory and quality-control steps, is not a universal need and our lack of perfect metadata </w:t>
      </w:r>
      <w:r>
        <w:t>preservation in particular indicates that databases should become an auxiliary data structure alongside the vendor files or mzMLs, not substitute for them directly. Ultimately, the design decision for mass spectrometry data format will likely continue to b</w:t>
      </w:r>
      <w:r>
        <w:t>e a point of contention and will result from a variety of factors, most crucially 1) initial vendor type, 2) programming language of the developer, 3) types of MS data included (e.g. full scan only versus MS/MS or metadata requirements), 4) whether the ent</w:t>
      </w:r>
      <w:r>
        <w:t xml:space="preserve">ire file will be processed or only a subset, and 5) how well a file type interfaces with </w:t>
      </w:r>
      <w:r>
        <w:lastRenderedPageBreak/>
        <w:t>downstream software. We intend to show with this manuscript that there is significant overlap between the goals of organizations much larger than any individual lab an</w:t>
      </w:r>
      <w:r>
        <w:t>d that MS as a whole can benefit significantly from co-opting their development.</w:t>
      </w:r>
    </w:p>
    <w:p w14:paraId="445699EA" w14:textId="77777777" w:rsidR="00A911CA" w:rsidRDefault="0085153A">
      <w:pPr>
        <w:pStyle w:val="Heading1"/>
      </w:pPr>
      <w:bookmarkStart w:id="40" w:name="conclusion"/>
      <w:bookmarkEnd w:id="32"/>
      <w:bookmarkEnd w:id="39"/>
      <w:commentRangeStart w:id="41"/>
      <w:r>
        <w:t>Conclusion</w:t>
      </w:r>
      <w:commentRangeEnd w:id="41"/>
      <w:r w:rsidR="00F1427A">
        <w:rPr>
          <w:rStyle w:val="CommentReference"/>
          <w:rFonts w:asciiTheme="minorHAnsi" w:eastAsiaTheme="minorHAnsi" w:hAnsiTheme="minorHAnsi" w:cstheme="minorBidi"/>
          <w:b w:val="0"/>
          <w:bCs w:val="0"/>
        </w:rPr>
        <w:commentReference w:id="41"/>
      </w:r>
    </w:p>
    <w:p w14:paraId="495B8B03" w14:textId="77777777" w:rsidR="00A911CA" w:rsidRDefault="0085153A">
      <w:pPr>
        <w:pStyle w:val="FirstParagraph"/>
      </w:pPr>
      <w:r>
        <w:t>We propose that a simple relational database is an intuitive and performant mass spectrometry (MS) data storage format. Tables containing fields that map directl</w:t>
      </w:r>
      <w:r>
        <w:t>y to known MS concepts means that adoption is straightforward and facilitated by the widely-understood structured query language (SQL), reducing the code required to extract subsets of interest to a single line. We show that this structure can also take ad</w:t>
      </w:r>
      <w:r>
        <w:t>vantage of regular advancements in computer science by leveraging modern data formats such as DuckDB and Parquet to reduce the disk space required while improving access times by 1-2 orders of magnitude. We hope that widespread adoption of this format alon</w:t>
      </w:r>
      <w:r>
        <w:t>gside the metadata-heavy vendor and mzML files will reduce the barriers to data access for mass spectrometrists and provide a consistent framework that covers a majority of the exploratory use cases.</w:t>
      </w:r>
    </w:p>
    <w:p w14:paraId="57F0C63C" w14:textId="77777777" w:rsidR="00A911CA" w:rsidRDefault="0085153A">
      <w:pPr>
        <w:pStyle w:val="BodyText"/>
      </w:pPr>
      <w:r>
        <w:t>[add R/Julia comparison?]</w:t>
      </w:r>
    </w:p>
    <w:p w14:paraId="4AF1C4F6" w14:textId="77777777" w:rsidR="00A911CA" w:rsidRDefault="0085153A">
      <w:pPr>
        <w:pStyle w:val="Heading1"/>
      </w:pPr>
      <w:bookmarkStart w:id="42" w:name="acknowledgements"/>
      <w:bookmarkEnd w:id="40"/>
      <w:r>
        <w:t>Acknowledgements</w:t>
      </w:r>
    </w:p>
    <w:p w14:paraId="381DF10D" w14:textId="77777777" w:rsidR="00A911CA" w:rsidRDefault="0085153A">
      <w:pPr>
        <w:pStyle w:val="Heading1"/>
      </w:pPr>
      <w:bookmarkStart w:id="43" w:name="data-availability"/>
      <w:bookmarkEnd w:id="42"/>
      <w:r>
        <w:t>Data availabi</w:t>
      </w:r>
      <w:r>
        <w:t>lity</w:t>
      </w:r>
    </w:p>
    <w:p w14:paraId="6FB557D6" w14:textId="77777777" w:rsidR="00A911CA" w:rsidRDefault="0085153A">
      <w:pPr>
        <w:pStyle w:val="Heading1"/>
      </w:pPr>
      <w:bookmarkStart w:id="44" w:name="references"/>
      <w:bookmarkEnd w:id="43"/>
      <w:r>
        <w:t>References</w:t>
      </w:r>
    </w:p>
    <w:p w14:paraId="1AF79DF6" w14:textId="77777777" w:rsidR="00A911CA" w:rsidRDefault="0085153A">
      <w:pPr>
        <w:pStyle w:val="Heading1"/>
      </w:pPr>
      <w:bookmarkStart w:id="45" w:name="supplement"/>
      <w:bookmarkEnd w:id="44"/>
      <w:r>
        <w:t>Supplement</w:t>
      </w:r>
    </w:p>
    <w:p w14:paraId="2873AB87" w14:textId="77777777" w:rsidR="00A911CA" w:rsidRDefault="0085153A">
      <w:pPr>
        <w:pStyle w:val="Bibliography"/>
      </w:pPr>
      <w:bookmarkStart w:id="46" w:name="ref-Martens2011"/>
      <w:bookmarkStart w:id="47" w:name="refs"/>
      <w:r>
        <w:t xml:space="preserve">(1) </w:t>
      </w:r>
      <w:r>
        <w:tab/>
        <w:t>Martens, L.; Chambers, M.; Sturm, M.; Kessner, D.; Levander, F.; Shofstahl, J.; Tang, W. H.; Römpp, A.; Neumann, S.; Pizarro, A. D.; Montecchi-Palazzi, L.; Tasman, N.; Coleman, M.; Reisinger, F.; Souda, P.; Hermjakob, H.; Bi</w:t>
      </w:r>
      <w:r>
        <w:t xml:space="preserve">nz, P.-A.; Deutsch, E. W. mzML—a Community Standard for Mass Spectrometry Data. </w:t>
      </w:r>
      <w:r>
        <w:rPr>
          <w:i/>
          <w:iCs/>
        </w:rPr>
        <w:t>Molecular &amp; Cellular Proteomics</w:t>
      </w:r>
      <w:r>
        <w:t xml:space="preserve"> </w:t>
      </w:r>
      <w:r>
        <w:rPr>
          <w:b/>
          <w:bCs/>
        </w:rPr>
        <w:t>2011</w:t>
      </w:r>
      <w:r>
        <w:t xml:space="preserve">, </w:t>
      </w:r>
      <w:r>
        <w:rPr>
          <w:i/>
          <w:iCs/>
        </w:rPr>
        <w:t>10</w:t>
      </w:r>
      <w:r>
        <w:t xml:space="preserve"> (1), R110.000133. </w:t>
      </w:r>
      <w:hyperlink r:id="rId18">
        <w:r>
          <w:rPr>
            <w:rStyle w:val="Hyperlink"/>
          </w:rPr>
          <w:t>https://doi.org/10.1074/mcp.R110.000133</w:t>
        </w:r>
      </w:hyperlink>
      <w:r>
        <w:t>.</w:t>
      </w:r>
    </w:p>
    <w:p w14:paraId="7888269E" w14:textId="77777777" w:rsidR="00A911CA" w:rsidRDefault="0085153A">
      <w:pPr>
        <w:pStyle w:val="Bibliography"/>
      </w:pPr>
      <w:bookmarkStart w:id="48" w:name="ref-Rost2014"/>
      <w:bookmarkEnd w:id="46"/>
      <w:r>
        <w:t xml:space="preserve">(2) </w:t>
      </w:r>
      <w:r>
        <w:tab/>
      </w:r>
      <w:r>
        <w:t xml:space="preserve">Röst, H. L.; Rosenberger, G.; Navarro, P.; Gillet, L.; Miladinović, S. M.; Schubert, O. T.; Wolski, W.; Collins, B. C.; Malmström, J.; Malmström, L.; Aebersold, R. OpenSWATH Enables Automated, Targeted Analysis of Data-Independent Acquisition MS Data. </w:t>
      </w:r>
      <w:r>
        <w:rPr>
          <w:i/>
          <w:iCs/>
        </w:rPr>
        <w:t>Natu</w:t>
      </w:r>
      <w:r>
        <w:rPr>
          <w:i/>
          <w:iCs/>
        </w:rPr>
        <w:t>re Biotechnology</w:t>
      </w:r>
      <w:r>
        <w:t xml:space="preserve"> </w:t>
      </w:r>
      <w:r>
        <w:rPr>
          <w:b/>
          <w:bCs/>
        </w:rPr>
        <w:t>2014</w:t>
      </w:r>
      <w:r>
        <w:t xml:space="preserve">, </w:t>
      </w:r>
      <w:r>
        <w:rPr>
          <w:i/>
          <w:iCs/>
        </w:rPr>
        <w:t>32</w:t>
      </w:r>
      <w:r>
        <w:t xml:space="preserve"> (3), 219–223. </w:t>
      </w:r>
      <w:hyperlink r:id="rId19">
        <w:r>
          <w:rPr>
            <w:rStyle w:val="Hyperlink"/>
          </w:rPr>
          <w:t>https://doi.org/10.1038/nbt.2841</w:t>
        </w:r>
      </w:hyperlink>
      <w:r>
        <w:t>.</w:t>
      </w:r>
    </w:p>
    <w:p w14:paraId="1A3E6DAB" w14:textId="77777777" w:rsidR="00A911CA" w:rsidRDefault="0085153A">
      <w:pPr>
        <w:pStyle w:val="Bibliography"/>
      </w:pPr>
      <w:bookmarkStart w:id="49" w:name="ref-Ting2015"/>
      <w:bookmarkEnd w:id="48"/>
      <w:r>
        <w:t xml:space="preserve">(3) </w:t>
      </w:r>
      <w:r>
        <w:tab/>
        <w:t>Ting, Y. S.; Egertson, J. D.; Payne, S. H.; Kim, S.; MacLean, B.; Käll, L.; Aebersold, R.; Smith, R. D.; Noble, W. S.; MacCos</w:t>
      </w:r>
      <w:r>
        <w:t xml:space="preserve">s, M. J. Peptide-Centric Proteome Analysis: An Alternative </w:t>
      </w:r>
      <w:r>
        <w:lastRenderedPageBreak/>
        <w:t xml:space="preserve">Strategy for the Analysis of Tandem Mass Spectrometry Data. </w:t>
      </w:r>
      <w:r>
        <w:rPr>
          <w:i/>
          <w:iCs/>
        </w:rPr>
        <w:t>Molecular &amp; Cellular Proteomics</w:t>
      </w:r>
      <w:r>
        <w:t xml:space="preserve"> </w:t>
      </w:r>
      <w:r>
        <w:rPr>
          <w:b/>
          <w:bCs/>
        </w:rPr>
        <w:t>2015</w:t>
      </w:r>
      <w:r>
        <w:t xml:space="preserve">, </w:t>
      </w:r>
      <w:r>
        <w:rPr>
          <w:i/>
          <w:iCs/>
        </w:rPr>
        <w:t>14</w:t>
      </w:r>
      <w:r>
        <w:t xml:space="preserve"> (9), 2301–2307. </w:t>
      </w:r>
      <w:hyperlink r:id="rId20">
        <w:r>
          <w:rPr>
            <w:rStyle w:val="Hyperlink"/>
          </w:rPr>
          <w:t>https://doi.org/10.10</w:t>
        </w:r>
        <w:r>
          <w:rPr>
            <w:rStyle w:val="Hyperlink"/>
          </w:rPr>
          <w:t>74/mcp.O114.047035</w:t>
        </w:r>
      </w:hyperlink>
      <w:r>
        <w:t>.</w:t>
      </w:r>
    </w:p>
    <w:p w14:paraId="6801ECBF" w14:textId="77777777" w:rsidR="00A911CA" w:rsidRDefault="0085153A">
      <w:pPr>
        <w:pStyle w:val="Bibliography"/>
      </w:pPr>
      <w:bookmarkStart w:id="50" w:name="ref-Rost2015"/>
      <w:bookmarkEnd w:id="49"/>
      <w:r>
        <w:t xml:space="preserve">(4) </w:t>
      </w:r>
      <w:r>
        <w:tab/>
        <w:t xml:space="preserve">Röst, H. L.; Schmitt, U.; Aebersold, R.; Malmström, L. Fast and Efficient XML Data Access for Next-Generation Mass Spectrometry. </w:t>
      </w:r>
      <w:r>
        <w:rPr>
          <w:i/>
          <w:iCs/>
        </w:rPr>
        <w:t>PLOS ONE</w:t>
      </w:r>
      <w:r>
        <w:t xml:space="preserve"> </w:t>
      </w:r>
      <w:r>
        <w:rPr>
          <w:b/>
          <w:bCs/>
        </w:rPr>
        <w:t>2015</w:t>
      </w:r>
      <w:r>
        <w:t xml:space="preserve">, </w:t>
      </w:r>
      <w:r>
        <w:rPr>
          <w:i/>
          <w:iCs/>
        </w:rPr>
        <w:t>10</w:t>
      </w:r>
      <w:r>
        <w:t xml:space="preserve"> (4), e0125108. </w:t>
      </w:r>
      <w:hyperlink r:id="rId21">
        <w:r>
          <w:rPr>
            <w:rStyle w:val="Hyperlink"/>
          </w:rPr>
          <w:t>https</w:t>
        </w:r>
        <w:r>
          <w:rPr>
            <w:rStyle w:val="Hyperlink"/>
          </w:rPr>
          <w:t>://doi.org/10.1371/journal.pone.0125108</w:t>
        </w:r>
      </w:hyperlink>
      <w:r>
        <w:t>.</w:t>
      </w:r>
    </w:p>
    <w:p w14:paraId="2CE43AFF" w14:textId="77777777" w:rsidR="00A911CA" w:rsidRDefault="0085153A">
      <w:pPr>
        <w:pStyle w:val="Bibliography"/>
      </w:pPr>
      <w:bookmarkStart w:id="51" w:name="ref-Bhamber2021"/>
      <w:bookmarkEnd w:id="50"/>
      <w:r>
        <w:t xml:space="preserve">(5) </w:t>
      </w:r>
      <w:r>
        <w:tab/>
        <w:t>Bhamber, R. S.; Jankevics, A.; Deutsch, E. W.; Jones, A. R.; Dowsey, A. W. mzMLb: A Future-Proof Raw Mass Spectrometry Data Format Based on Standards-Compliant mzML and Optimized for Speed and Storage Requireme</w:t>
      </w:r>
      <w:r>
        <w:t xml:space="preserve">nts. </w:t>
      </w:r>
      <w:r>
        <w:rPr>
          <w:i/>
          <w:iCs/>
        </w:rPr>
        <w:t>Journal of Proteome Research</w:t>
      </w:r>
      <w:r>
        <w:t xml:space="preserve"> </w:t>
      </w:r>
      <w:r>
        <w:rPr>
          <w:b/>
          <w:bCs/>
        </w:rPr>
        <w:t>2021</w:t>
      </w:r>
      <w:r>
        <w:t xml:space="preserve">, </w:t>
      </w:r>
      <w:r>
        <w:rPr>
          <w:i/>
          <w:iCs/>
        </w:rPr>
        <w:t>20</w:t>
      </w:r>
      <w:r>
        <w:t xml:space="preserve"> (1), 172–183. </w:t>
      </w:r>
      <w:hyperlink r:id="rId22">
        <w:r>
          <w:rPr>
            <w:rStyle w:val="Hyperlink"/>
          </w:rPr>
          <w:t>https://doi.org/10.1021/acs.jproteome.0c00192</w:t>
        </w:r>
      </w:hyperlink>
      <w:r>
        <w:t>.</w:t>
      </w:r>
    </w:p>
    <w:p w14:paraId="4AB819C9" w14:textId="77777777" w:rsidR="00A911CA" w:rsidRDefault="0085153A">
      <w:pPr>
        <w:pStyle w:val="Bibliography"/>
      </w:pPr>
      <w:bookmarkStart w:id="52" w:name="ref-Wilhelm2012"/>
      <w:bookmarkEnd w:id="51"/>
      <w:r>
        <w:t xml:space="preserve">(6) </w:t>
      </w:r>
      <w:r>
        <w:tab/>
        <w:t>Wilhelm, M.; Kirchner, M.; Steen, J. A. J.; Steen, H. Mz5: Space- and Time-efficie</w:t>
      </w:r>
      <w:r>
        <w:t xml:space="preserve">nt Storage of Mass Spectrometry Data Sets. </w:t>
      </w:r>
      <w:r>
        <w:rPr>
          <w:i/>
          <w:iCs/>
        </w:rPr>
        <w:t>Molecular &amp; Cellular Proteomics</w:t>
      </w:r>
      <w:r>
        <w:t xml:space="preserve"> </w:t>
      </w:r>
      <w:r>
        <w:rPr>
          <w:b/>
          <w:bCs/>
        </w:rPr>
        <w:t>2012</w:t>
      </w:r>
      <w:r>
        <w:t xml:space="preserve">, </w:t>
      </w:r>
      <w:r>
        <w:rPr>
          <w:i/>
          <w:iCs/>
        </w:rPr>
        <w:t>11</w:t>
      </w:r>
      <w:r>
        <w:t xml:space="preserve"> (1), O111.011379. </w:t>
      </w:r>
      <w:hyperlink r:id="rId23">
        <w:r>
          <w:rPr>
            <w:rStyle w:val="Hyperlink"/>
          </w:rPr>
          <w:t>https://doi.org/10.1074/mcp.O111.011379</w:t>
        </w:r>
      </w:hyperlink>
      <w:r>
        <w:t>.</w:t>
      </w:r>
    </w:p>
    <w:p w14:paraId="13C202FF" w14:textId="77777777" w:rsidR="00A911CA" w:rsidRDefault="0085153A">
      <w:pPr>
        <w:pStyle w:val="Bibliography"/>
      </w:pPr>
      <w:bookmarkStart w:id="53" w:name="ref-Bilbao2023"/>
      <w:bookmarkEnd w:id="52"/>
      <w:r>
        <w:t xml:space="preserve">(7) </w:t>
      </w:r>
      <w:r>
        <w:tab/>
        <w:t>Bilbao, A.; Ross, D. H.; Lee, J.-Y.; Donor, M. T.</w:t>
      </w:r>
      <w:r>
        <w:t xml:space="preserve">; Williams, S. M.; Zhu, Y.; Ibrahim, Y. M.; Smith, R. D.; Zheng, X. MZA: A Data Conversion Tool to Facilitate Software Development and Artificial Intelligence Research in Multidimensional Mass Spectrometry. </w:t>
      </w:r>
      <w:r>
        <w:rPr>
          <w:i/>
          <w:iCs/>
        </w:rPr>
        <w:t>Journal of Proteome Research</w:t>
      </w:r>
      <w:r>
        <w:t xml:space="preserve"> </w:t>
      </w:r>
      <w:r>
        <w:rPr>
          <w:b/>
          <w:bCs/>
        </w:rPr>
        <w:t>2023</w:t>
      </w:r>
      <w:r>
        <w:t xml:space="preserve">, </w:t>
      </w:r>
      <w:r>
        <w:rPr>
          <w:i/>
          <w:iCs/>
        </w:rPr>
        <w:t>22</w:t>
      </w:r>
      <w:r>
        <w:t xml:space="preserve"> (2), 508–51</w:t>
      </w:r>
      <w:r>
        <w:t xml:space="preserve">3. </w:t>
      </w:r>
      <w:hyperlink r:id="rId24">
        <w:r>
          <w:rPr>
            <w:rStyle w:val="Hyperlink"/>
          </w:rPr>
          <w:t>https://doi.org/10.1021/acs.jproteome.2c00313</w:t>
        </w:r>
      </w:hyperlink>
      <w:r>
        <w:t>.</w:t>
      </w:r>
    </w:p>
    <w:p w14:paraId="14F9B559" w14:textId="77777777" w:rsidR="00A911CA" w:rsidRDefault="0085153A">
      <w:pPr>
        <w:pStyle w:val="Bibliography"/>
      </w:pPr>
      <w:bookmarkStart w:id="54" w:name="ref-Tully2020"/>
      <w:bookmarkEnd w:id="53"/>
      <w:r>
        <w:t xml:space="preserve">(8) </w:t>
      </w:r>
      <w:r>
        <w:tab/>
        <w:t xml:space="preserve">Tully, B. Toffee – a Highly Efficient, Lossless File Format for DIA-MS. </w:t>
      </w:r>
      <w:r>
        <w:rPr>
          <w:i/>
          <w:iCs/>
        </w:rPr>
        <w:t>Scientific Reports</w:t>
      </w:r>
      <w:r>
        <w:t xml:space="preserve"> </w:t>
      </w:r>
      <w:r>
        <w:rPr>
          <w:b/>
          <w:bCs/>
        </w:rPr>
        <w:t>2020</w:t>
      </w:r>
      <w:r>
        <w:t xml:space="preserve">, </w:t>
      </w:r>
      <w:r>
        <w:rPr>
          <w:i/>
          <w:iCs/>
        </w:rPr>
        <w:t>10</w:t>
      </w:r>
      <w:r>
        <w:t xml:space="preserve"> (1), 8939. </w:t>
      </w:r>
      <w:hyperlink r:id="rId25">
        <w:r>
          <w:rPr>
            <w:rStyle w:val="Hyperlink"/>
          </w:rPr>
          <w:t>https://doi.org/10.1038/s41598-020-65015-y</w:t>
        </w:r>
      </w:hyperlink>
      <w:r>
        <w:t>.</w:t>
      </w:r>
    </w:p>
    <w:p w14:paraId="4AAEE076" w14:textId="77777777" w:rsidR="00A911CA" w:rsidRDefault="0085153A">
      <w:pPr>
        <w:pStyle w:val="Bibliography"/>
      </w:pPr>
      <w:bookmarkStart w:id="55" w:name="ref-Askenazi2017"/>
      <w:bookmarkEnd w:id="54"/>
      <w:r>
        <w:t xml:space="preserve">(9) </w:t>
      </w:r>
      <w:r>
        <w:tab/>
        <w:t xml:space="preserve">Askenazi, M.; Ben Hamidane, H.; Graumann, J. The Arc of Mass Spectrometry Exchange Formats Is Long, but It Bends Toward HDF5. </w:t>
      </w:r>
      <w:r>
        <w:rPr>
          <w:i/>
          <w:iCs/>
        </w:rPr>
        <w:t>Mass Spectrometry Reviews</w:t>
      </w:r>
      <w:r>
        <w:t xml:space="preserve"> </w:t>
      </w:r>
      <w:r>
        <w:rPr>
          <w:b/>
          <w:bCs/>
        </w:rPr>
        <w:t>2017</w:t>
      </w:r>
      <w:r>
        <w:t xml:space="preserve">, </w:t>
      </w:r>
      <w:r>
        <w:rPr>
          <w:i/>
          <w:iCs/>
        </w:rPr>
        <w:t>36</w:t>
      </w:r>
      <w:r>
        <w:t xml:space="preserve"> (5), 668–673. </w:t>
      </w:r>
      <w:hyperlink r:id="rId26">
        <w:r>
          <w:rPr>
            <w:rStyle w:val="Hyperlink"/>
          </w:rPr>
          <w:t>https://doi.org/10.1002/mas.21522</w:t>
        </w:r>
      </w:hyperlink>
      <w:r>
        <w:t>.</w:t>
      </w:r>
    </w:p>
    <w:p w14:paraId="31E5F37F" w14:textId="77777777" w:rsidR="00A911CA" w:rsidRDefault="0085153A">
      <w:pPr>
        <w:pStyle w:val="Bibliography"/>
      </w:pPr>
      <w:bookmarkStart w:id="56" w:name="ref-Shah2010"/>
      <w:bookmarkEnd w:id="55"/>
      <w:r>
        <w:t xml:space="preserve">(10) </w:t>
      </w:r>
      <w:r>
        <w:tab/>
        <w:t>Shah, A. R.; Davidson, J.; Monroe, M. E.; Mayampurath, A. M.; Danielson, W. F.; Shi, Y.; Robinson, A. C.; Clowers, B. H.; Belov, M. E.; Anderson, G</w:t>
      </w:r>
      <w:r>
        <w:t xml:space="preserve">. A.; Smith, R. D. An Efficient Data Format for Mass Spectrometry-Based Proteomics. </w:t>
      </w:r>
      <w:r>
        <w:rPr>
          <w:i/>
          <w:iCs/>
        </w:rPr>
        <w:t>Journal of the American Society for Mass Spectrometry</w:t>
      </w:r>
      <w:r>
        <w:t xml:space="preserve"> </w:t>
      </w:r>
      <w:r>
        <w:rPr>
          <w:b/>
          <w:bCs/>
        </w:rPr>
        <w:t>2010</w:t>
      </w:r>
      <w:r>
        <w:t xml:space="preserve">, </w:t>
      </w:r>
      <w:r>
        <w:rPr>
          <w:i/>
          <w:iCs/>
        </w:rPr>
        <w:t>21</w:t>
      </w:r>
      <w:r>
        <w:t xml:space="preserve"> (10), 1784–1788. </w:t>
      </w:r>
      <w:hyperlink r:id="rId27">
        <w:r>
          <w:rPr>
            <w:rStyle w:val="Hyperlink"/>
          </w:rPr>
          <w:t>https://doi.org/10.1016/j.jas</w:t>
        </w:r>
        <w:r>
          <w:rPr>
            <w:rStyle w:val="Hyperlink"/>
          </w:rPr>
          <w:t>ms.2010.06.014</w:t>
        </w:r>
      </w:hyperlink>
      <w:r>
        <w:t>.</w:t>
      </w:r>
    </w:p>
    <w:p w14:paraId="5DBB26CD" w14:textId="77777777" w:rsidR="00A911CA" w:rsidRDefault="0085153A">
      <w:pPr>
        <w:pStyle w:val="Bibliography"/>
      </w:pPr>
      <w:bookmarkStart w:id="57" w:name="ref-Bouyssie2015"/>
      <w:bookmarkEnd w:id="56"/>
      <w:r>
        <w:t xml:space="preserve">(11) </w:t>
      </w:r>
      <w:r>
        <w:tab/>
        <w:t>Bouyssié, D.; Dubois, M.; Nasso, S.; Gonzalez De Peredo, A.; Burlet-Schiltz, O.; Aebersold, R.; Monsarrat, B. mzDB: A File Format Using Multiple Indexing Strategies for the Efficient Analysis of Large LC-MS/MS and SWATH-MS Data Sets *</w:t>
      </w:r>
      <w:r>
        <w:t xml:space="preserve">. </w:t>
      </w:r>
      <w:r>
        <w:rPr>
          <w:i/>
          <w:iCs/>
        </w:rPr>
        <w:t>Molecular &amp; Cellular Proteomics</w:t>
      </w:r>
      <w:r>
        <w:t xml:space="preserve"> </w:t>
      </w:r>
      <w:r>
        <w:rPr>
          <w:b/>
          <w:bCs/>
        </w:rPr>
        <w:t>2015</w:t>
      </w:r>
      <w:r>
        <w:t xml:space="preserve">, </w:t>
      </w:r>
      <w:r>
        <w:rPr>
          <w:i/>
          <w:iCs/>
        </w:rPr>
        <w:t>14</w:t>
      </w:r>
      <w:r>
        <w:t xml:space="preserve"> (3), 771–781. </w:t>
      </w:r>
      <w:hyperlink r:id="rId28">
        <w:r>
          <w:rPr>
            <w:rStyle w:val="Hyperlink"/>
          </w:rPr>
          <w:t>https://doi.org/10.1074/mcp.O114.039115</w:t>
        </w:r>
      </w:hyperlink>
      <w:r>
        <w:t>.</w:t>
      </w:r>
    </w:p>
    <w:p w14:paraId="6FCC743D" w14:textId="77777777" w:rsidR="00A911CA" w:rsidRDefault="0085153A">
      <w:pPr>
        <w:pStyle w:val="Bibliography"/>
      </w:pPr>
      <w:bookmarkStart w:id="58" w:name="ref-Handy2017"/>
      <w:bookmarkEnd w:id="57"/>
      <w:r>
        <w:t xml:space="preserve">(12) </w:t>
      </w:r>
      <w:r>
        <w:tab/>
      </w:r>
      <w:r>
        <w:t xml:space="preserve">Handy, K.; Rosen, J.; Gillan, A.; Smith, R. Fast, Axis-Agnostic, Dynamically Summarized Storage and Retrieval for Mass Spectrometry Data. </w:t>
      </w:r>
      <w:r>
        <w:rPr>
          <w:i/>
          <w:iCs/>
        </w:rPr>
        <w:t>PLOS ONE</w:t>
      </w:r>
      <w:r>
        <w:t xml:space="preserve"> </w:t>
      </w:r>
      <w:r>
        <w:rPr>
          <w:b/>
          <w:bCs/>
        </w:rPr>
        <w:t>2017</w:t>
      </w:r>
      <w:r>
        <w:t xml:space="preserve">, </w:t>
      </w:r>
      <w:r>
        <w:rPr>
          <w:i/>
          <w:iCs/>
        </w:rPr>
        <w:t>12</w:t>
      </w:r>
      <w:r>
        <w:t xml:space="preserve"> (11), e0188059. </w:t>
      </w:r>
      <w:hyperlink r:id="rId29">
        <w:r>
          <w:rPr>
            <w:rStyle w:val="Hyperlink"/>
          </w:rPr>
          <w:t>https://doi.org/10.1</w:t>
        </w:r>
        <w:r>
          <w:rPr>
            <w:rStyle w:val="Hyperlink"/>
          </w:rPr>
          <w:t>371/journal.pone.0188059</w:t>
        </w:r>
      </w:hyperlink>
      <w:r>
        <w:t>.</w:t>
      </w:r>
    </w:p>
    <w:p w14:paraId="11944C56" w14:textId="77777777" w:rsidR="00A911CA" w:rsidRDefault="0085153A">
      <w:pPr>
        <w:pStyle w:val="Bibliography"/>
      </w:pPr>
      <w:bookmarkStart w:id="59" w:name="ref-Yang2022"/>
      <w:bookmarkEnd w:id="58"/>
      <w:r>
        <w:t xml:space="preserve">(13) </w:t>
      </w:r>
      <w:r>
        <w:tab/>
        <w:t xml:space="preserve">Yang, R.; Ma, J.; Zhang, S.; Zheng, Y.; Wang, L.; Zhu, D. mzMD: Visualization-Oriented MS Data Storage and Retrieval. </w:t>
      </w:r>
      <w:r>
        <w:rPr>
          <w:i/>
          <w:iCs/>
        </w:rPr>
        <w:t>Bioinformatics</w:t>
      </w:r>
      <w:r>
        <w:t xml:space="preserve"> </w:t>
      </w:r>
      <w:r>
        <w:rPr>
          <w:b/>
          <w:bCs/>
        </w:rPr>
        <w:t>2022</w:t>
      </w:r>
      <w:r>
        <w:t xml:space="preserve">, </w:t>
      </w:r>
      <w:r>
        <w:rPr>
          <w:i/>
          <w:iCs/>
        </w:rPr>
        <w:t>38</w:t>
      </w:r>
      <w:r>
        <w:t xml:space="preserve"> (8), 2333–2340. </w:t>
      </w:r>
      <w:hyperlink r:id="rId30">
        <w:r>
          <w:rPr>
            <w:rStyle w:val="Hyperlink"/>
          </w:rPr>
          <w:t>https://doi.org/10.1093/bioinformatics/btac098</w:t>
        </w:r>
      </w:hyperlink>
      <w:r>
        <w:t>.</w:t>
      </w:r>
    </w:p>
    <w:p w14:paraId="0141429B" w14:textId="77777777" w:rsidR="00A911CA" w:rsidRDefault="0085153A">
      <w:pPr>
        <w:pStyle w:val="Bibliography"/>
      </w:pPr>
      <w:bookmarkStart w:id="60" w:name="ref-Beagley2009"/>
      <w:bookmarkEnd w:id="59"/>
      <w:r>
        <w:t xml:space="preserve">(14) </w:t>
      </w:r>
      <w:r>
        <w:tab/>
        <w:t xml:space="preserve">Beagley, N.; Scherrer, C.; Shi, Y.; Clowers, B. H.; Danielson, W. F.; Shah, A. R. Increasing the Efficiency of Data Storage and Analysis Using Indexed Compression. In </w:t>
      </w:r>
      <w:r>
        <w:rPr>
          <w:i/>
          <w:iCs/>
        </w:rPr>
        <w:t xml:space="preserve">2009 </w:t>
      </w:r>
      <w:r>
        <w:rPr>
          <w:i/>
          <w:iCs/>
        </w:rPr>
        <w:lastRenderedPageBreak/>
        <w:t>Fifth IEEE International Confe</w:t>
      </w:r>
      <w:r>
        <w:rPr>
          <w:i/>
          <w:iCs/>
        </w:rPr>
        <w:t>rence on e-Science</w:t>
      </w:r>
      <w:r>
        <w:t xml:space="preserve">; IEEE: Oxford, United Kingdom, 2009; pp 66–71. </w:t>
      </w:r>
      <w:hyperlink r:id="rId31">
        <w:r>
          <w:rPr>
            <w:rStyle w:val="Hyperlink"/>
          </w:rPr>
          <w:t>https://doi.org/10.1109/e-Science.2009.18</w:t>
        </w:r>
      </w:hyperlink>
      <w:r>
        <w:t>.</w:t>
      </w:r>
    </w:p>
    <w:p w14:paraId="3FA4F319" w14:textId="77777777" w:rsidR="00A911CA" w:rsidRDefault="0085153A">
      <w:pPr>
        <w:pStyle w:val="Bibliography"/>
      </w:pPr>
      <w:bookmarkStart w:id="61" w:name="ref-Rompp2011"/>
      <w:bookmarkEnd w:id="60"/>
      <w:r>
        <w:t xml:space="preserve">(15) </w:t>
      </w:r>
      <w:r>
        <w:tab/>
        <w:t>Römpp, A.; Schramm, T.; Hester, A.; Klinkert, I.; Both, J.-P.; Heeren, R. M. A.;</w:t>
      </w:r>
      <w:r>
        <w:t xml:space="preserve"> Stöckli, M.; Spengler, B. imzML: Imaging Mass Spectrometry Markup Language: A Common Data Format for Mass Spectrometry Imaging. In </w:t>
      </w:r>
      <w:r>
        <w:rPr>
          <w:i/>
          <w:iCs/>
        </w:rPr>
        <w:t>Data Mining in Proteomics</w:t>
      </w:r>
      <w:r>
        <w:t>; Hamacher, M., Eisenacher, M., Stephan, C., Eds.; Humana Press: Totowa, NJ, 2011; Vol. 696, pp 205</w:t>
      </w:r>
      <w:r>
        <w:t xml:space="preserve">–224. </w:t>
      </w:r>
      <w:hyperlink r:id="rId32">
        <w:r>
          <w:rPr>
            <w:rStyle w:val="Hyperlink"/>
          </w:rPr>
          <w:t>https://doi.org/10.1007/978-1-60761-987-1_12</w:t>
        </w:r>
      </w:hyperlink>
      <w:r>
        <w:t>.</w:t>
      </w:r>
    </w:p>
    <w:p w14:paraId="360EE82A" w14:textId="77777777" w:rsidR="00A911CA" w:rsidRDefault="0085153A">
      <w:pPr>
        <w:pStyle w:val="Bibliography"/>
      </w:pPr>
      <w:bookmarkStart w:id="62" w:name="ref-Lu2022"/>
      <w:bookmarkEnd w:id="61"/>
      <w:r>
        <w:t xml:space="preserve">(16) </w:t>
      </w:r>
      <w:r>
        <w:tab/>
        <w:t>Lu, M.; An, S.; Wang, R.; Wang, J.; Yu, C. Aird: A Computation-Oriented Mass Spectrometry Data Format Enables a Higher Compression Rat</w:t>
      </w:r>
      <w:r>
        <w:t xml:space="preserve">io and Less Decoding Time. </w:t>
      </w:r>
      <w:r>
        <w:rPr>
          <w:i/>
          <w:iCs/>
        </w:rPr>
        <w:t>BMC Bioinformatics</w:t>
      </w:r>
      <w:r>
        <w:t xml:space="preserve"> </w:t>
      </w:r>
      <w:r>
        <w:rPr>
          <w:b/>
          <w:bCs/>
        </w:rPr>
        <w:t>2022</w:t>
      </w:r>
      <w:r>
        <w:t xml:space="preserve">, </w:t>
      </w:r>
      <w:r>
        <w:rPr>
          <w:i/>
          <w:iCs/>
        </w:rPr>
        <w:t>23</w:t>
      </w:r>
      <w:r>
        <w:t xml:space="preserve"> (1), 35. </w:t>
      </w:r>
      <w:hyperlink r:id="rId33">
        <w:r>
          <w:rPr>
            <w:rStyle w:val="Hyperlink"/>
          </w:rPr>
          <w:t>https://doi.org/10.1186/s12859-021-04490-0</w:t>
        </w:r>
      </w:hyperlink>
      <w:r>
        <w:t>.</w:t>
      </w:r>
    </w:p>
    <w:p w14:paraId="74ED6FA4" w14:textId="77777777" w:rsidR="00A911CA" w:rsidRDefault="0085153A">
      <w:pPr>
        <w:pStyle w:val="Bibliography"/>
      </w:pPr>
      <w:bookmarkStart w:id="63" w:name="ref-Chambers2012"/>
      <w:bookmarkEnd w:id="62"/>
      <w:r>
        <w:t xml:space="preserve">(17) </w:t>
      </w:r>
      <w:r>
        <w:tab/>
      </w:r>
      <w:r>
        <w:t>Chambers, M. C.; Maclean, B.; Burke, R.; Amodei, D.; Ruderman, D. L.; Neumann, S.; Gatto, L.; Fischer, B.; Pratt, B.; Egertson, J.; Hoff, K.; Kessner, D.; Tasman, N.; Shulman, N.; Frewen, B.; Baker, T. A.; Brusniak, M.-Y.; Paulse, C.; Creasy, D.; Flashner,</w:t>
      </w:r>
      <w:r>
        <w:t xml:space="preserve"> L.; Kani, K.; Moulding, C.; Seymour, S. L.; Nuwaysir, L. M.; Lefebvre, B.; Kuhlmann, F.; Roark, J.; Rainer, P.; Detlev, S.; Hemenway, T.; Huhmer, A.; Langridge, J.; Connolly, B.; Chadick, T.; Holly, K.; Eckels, J.; Deutsch, E. W.; Moritz, R. L.; Katz, J. </w:t>
      </w:r>
      <w:r>
        <w:t xml:space="preserve">E.; Agus, D. B.; MacCoss, M.; Tabb, D. L.; Mallick, P. A Cross-Platform Toolkit for Mass Spectrometry and Proteomics. </w:t>
      </w:r>
      <w:r>
        <w:rPr>
          <w:i/>
          <w:iCs/>
        </w:rPr>
        <w:t>Nature Biotechnology</w:t>
      </w:r>
      <w:r>
        <w:t xml:space="preserve"> </w:t>
      </w:r>
      <w:r>
        <w:rPr>
          <w:b/>
          <w:bCs/>
        </w:rPr>
        <w:t>2012</w:t>
      </w:r>
      <w:r>
        <w:t xml:space="preserve">, </w:t>
      </w:r>
      <w:r>
        <w:rPr>
          <w:i/>
          <w:iCs/>
        </w:rPr>
        <w:t>30</w:t>
      </w:r>
      <w:r>
        <w:t xml:space="preserve"> (10), 918–920. </w:t>
      </w:r>
      <w:hyperlink r:id="rId34">
        <w:r>
          <w:rPr>
            <w:rStyle w:val="Hyperlink"/>
          </w:rPr>
          <w:t>https://doi.org/10.1038/nbt.2377</w:t>
        </w:r>
      </w:hyperlink>
      <w:r>
        <w:t>.</w:t>
      </w:r>
    </w:p>
    <w:p w14:paraId="53E0E55B" w14:textId="77777777" w:rsidR="00A911CA" w:rsidRDefault="0085153A">
      <w:pPr>
        <w:pStyle w:val="Bibliography"/>
      </w:pPr>
      <w:bookmarkStart w:id="64" w:name="ref-Codd1970"/>
      <w:bookmarkEnd w:id="63"/>
      <w:r>
        <w:t xml:space="preserve">(18) </w:t>
      </w:r>
      <w:r>
        <w:tab/>
        <w:t>C</w:t>
      </w:r>
      <w:r>
        <w:t xml:space="preserve">odd, E. F. A Relational Model of Data for Large Shared Data Banks. </w:t>
      </w:r>
      <w:r>
        <w:rPr>
          <w:i/>
          <w:iCs/>
        </w:rPr>
        <w:t>Communications of the ACM</w:t>
      </w:r>
      <w:r>
        <w:t xml:space="preserve"> </w:t>
      </w:r>
      <w:r>
        <w:rPr>
          <w:b/>
          <w:bCs/>
        </w:rPr>
        <w:t>1970</w:t>
      </w:r>
      <w:r>
        <w:t xml:space="preserve">, </w:t>
      </w:r>
      <w:r>
        <w:rPr>
          <w:i/>
          <w:iCs/>
        </w:rPr>
        <w:t>13</w:t>
      </w:r>
      <w:r>
        <w:t xml:space="preserve"> (6), 377–387. </w:t>
      </w:r>
      <w:hyperlink r:id="rId35">
        <w:r>
          <w:rPr>
            <w:rStyle w:val="Hyperlink"/>
          </w:rPr>
          <w:t>https://doi.org/10.1145/362384.362685</w:t>
        </w:r>
      </w:hyperlink>
      <w:r>
        <w:t>.</w:t>
      </w:r>
    </w:p>
    <w:p w14:paraId="75CBBAC8" w14:textId="77777777" w:rsidR="00A911CA" w:rsidRDefault="0085153A">
      <w:pPr>
        <w:pStyle w:val="Bibliography"/>
      </w:pPr>
      <w:bookmarkStart w:id="65" w:name="ref-Smith2006"/>
      <w:bookmarkEnd w:id="64"/>
      <w:r>
        <w:t xml:space="preserve">(19) </w:t>
      </w:r>
      <w:r>
        <w:tab/>
        <w:t>Smith, C. A.; Want, E. J.; O’Maille, G</w:t>
      </w:r>
      <w:r>
        <w:t xml:space="preserve">.; Abagyan, R.; Siuzdak, G. XCMS: Processing Mass Spectrometry Data for Metabolite Profiling Using Nonlinear Peak Alignment, Matching, and Identification. </w:t>
      </w:r>
      <w:r>
        <w:rPr>
          <w:i/>
          <w:iCs/>
        </w:rPr>
        <w:t>Analytical Chemistry</w:t>
      </w:r>
      <w:r>
        <w:t xml:space="preserve"> </w:t>
      </w:r>
      <w:r>
        <w:rPr>
          <w:b/>
          <w:bCs/>
        </w:rPr>
        <w:t>2006</w:t>
      </w:r>
      <w:r>
        <w:t xml:space="preserve">, </w:t>
      </w:r>
      <w:r>
        <w:rPr>
          <w:i/>
          <w:iCs/>
        </w:rPr>
        <w:t>78</w:t>
      </w:r>
      <w:r>
        <w:t xml:space="preserve"> (3), 779–787. </w:t>
      </w:r>
      <w:hyperlink r:id="rId36">
        <w:r>
          <w:rPr>
            <w:rStyle w:val="Hyperlink"/>
          </w:rPr>
          <w:t>http</w:t>
        </w:r>
        <w:r>
          <w:rPr>
            <w:rStyle w:val="Hyperlink"/>
          </w:rPr>
          <w:t>s://doi.org/10.1021/ac051437y</w:t>
        </w:r>
      </w:hyperlink>
      <w:r>
        <w:t>.</w:t>
      </w:r>
    </w:p>
    <w:p w14:paraId="23C98BFC" w14:textId="77777777" w:rsidR="00A911CA" w:rsidRDefault="0085153A">
      <w:pPr>
        <w:pStyle w:val="Bibliography"/>
      </w:pPr>
      <w:bookmarkStart w:id="66" w:name="ref-Rainer2022"/>
      <w:bookmarkEnd w:id="65"/>
      <w:r>
        <w:t xml:space="preserve">(20) </w:t>
      </w:r>
      <w:r>
        <w:tab/>
        <w:t>Rainer, J.; Vicini, A.; Salzer, L.; Stanstrup, J.; Badia, J. M.; Neumann, S.; Stravs, M. A.; Verri Hernandes, V.; Gatto, L.; Gibb, S.; Witting, M. A Modular and Expandable Ecosystem for Metabolomics Data Annotation in R</w:t>
      </w:r>
      <w:r>
        <w:t xml:space="preserve">. </w:t>
      </w:r>
      <w:r>
        <w:rPr>
          <w:i/>
          <w:iCs/>
        </w:rPr>
        <w:t>Metabolites</w:t>
      </w:r>
      <w:r>
        <w:t xml:space="preserve"> </w:t>
      </w:r>
      <w:r>
        <w:rPr>
          <w:b/>
          <w:bCs/>
        </w:rPr>
        <w:t>2022</w:t>
      </w:r>
      <w:r>
        <w:t xml:space="preserve">, </w:t>
      </w:r>
      <w:r>
        <w:rPr>
          <w:i/>
          <w:iCs/>
        </w:rPr>
        <w:t>12</w:t>
      </w:r>
      <w:r>
        <w:t xml:space="preserve"> (2), 173. </w:t>
      </w:r>
      <w:hyperlink r:id="rId37">
        <w:r>
          <w:rPr>
            <w:rStyle w:val="Hyperlink"/>
          </w:rPr>
          <w:t>https://doi.org/10.3390/metabo12020173</w:t>
        </w:r>
      </w:hyperlink>
      <w:r>
        <w:t>.</w:t>
      </w:r>
    </w:p>
    <w:p w14:paraId="060C09CF" w14:textId="77777777" w:rsidR="00A911CA" w:rsidRDefault="0085153A">
      <w:pPr>
        <w:pStyle w:val="Bibliography"/>
      </w:pPr>
      <w:bookmarkStart w:id="67" w:name="ref-Sud2016"/>
      <w:bookmarkEnd w:id="66"/>
      <w:r>
        <w:t xml:space="preserve">(21) </w:t>
      </w:r>
      <w:r>
        <w:tab/>
        <w:t>Sud, M.; Fahy, E.; Cotter, D.; Azam, K.; Vadivelu, I.; Burant, C.; Edison, A.; Fiehn, O.; Higashi, R.; Nair, K. S.; Sum</w:t>
      </w:r>
      <w:r>
        <w:t xml:space="preserve">ner, S.; Subramaniam, S. Metabolomics Workbench: An International Repository for Metabolomics Data and Metadata, Metabolite Standards, Protocols, Tutorials and Training, and Analysis Tools. </w:t>
      </w:r>
      <w:r>
        <w:rPr>
          <w:i/>
          <w:iCs/>
        </w:rPr>
        <w:t>Nucleic Acids Research</w:t>
      </w:r>
      <w:r>
        <w:t xml:space="preserve"> </w:t>
      </w:r>
      <w:r>
        <w:rPr>
          <w:b/>
          <w:bCs/>
        </w:rPr>
        <w:t>2016</w:t>
      </w:r>
      <w:r>
        <w:t xml:space="preserve">, </w:t>
      </w:r>
      <w:r>
        <w:rPr>
          <w:i/>
          <w:iCs/>
        </w:rPr>
        <w:t>44</w:t>
      </w:r>
      <w:r>
        <w:t xml:space="preserve"> (D1), D463–D470. </w:t>
      </w:r>
      <w:hyperlink r:id="rId38">
        <w:r>
          <w:rPr>
            <w:rStyle w:val="Hyperlink"/>
          </w:rPr>
          <w:t>https://doi.org/10.1093/nar/gkv1042</w:t>
        </w:r>
      </w:hyperlink>
      <w:r>
        <w:t>.</w:t>
      </w:r>
    </w:p>
    <w:p w14:paraId="16E0F3B6" w14:textId="77777777" w:rsidR="00A911CA" w:rsidRDefault="0085153A">
      <w:pPr>
        <w:pStyle w:val="Bibliography"/>
      </w:pPr>
      <w:bookmarkStart w:id="68" w:name="ref-Jarmusch2022"/>
      <w:bookmarkEnd w:id="67"/>
      <w:r>
        <w:t xml:space="preserve">(22) </w:t>
      </w:r>
      <w:r>
        <w:tab/>
        <w:t>Jarmusch, A. K.; Aron, A. T.; Petras, D.; Phelan, V. V.; Bittremieux, W.; Acharya, D. D.; Ahmed, M. M. A.; Bauermeister, A.; Bertin, M. J.; Boudreau, P. D.; Borges, R. M.; Bow</w:t>
      </w:r>
      <w:r>
        <w:t>en, B. P.; Brown, C. J.; Chagas, F. O.; Clevenger, K. D.; Correia, M. S. P.; Crandall, W. J.; Crüsemann, M.; Damiani, T.; Fiehn, O.; Garg, N.; Gerwick, W. H.; Gilbert, J. R.; Globisch, D.; Gomes, P. W. P.; Heuckeroth, S.; James, C. A.; Jarmusch, S. A.; Kak</w:t>
      </w:r>
      <w:r>
        <w:t xml:space="preserve">hkhorov, S. A.; Kang, K. B.; Kersten, R. D.; Kim, H.; Kirk, R. D.; Kohlbacher, O.; Kontou, E. E.; Liu, K.; Lizama-Chamu, I.; Luu, G. T.; Knaan, T. L.; Marty, M. T.; McAvoy, A. C.; McCall, L.-I.; Mohamed, O. G.; Nahor, O.; Niedermeyer, T. H. </w:t>
      </w:r>
      <w:r>
        <w:lastRenderedPageBreak/>
        <w:t>J.; Northen, T.</w:t>
      </w:r>
      <w:r>
        <w:t xml:space="preserve"> R.; Overdahl, K. E.; Pluskal, T.; Rainer, J.; Reher, R.; Rodriguez, E.; Sachsenberg, T. T.; Sanchez, L. M.; Schmid, R.; Stevens, C.; Tian, Z.; Tripathi, A.; Tsugawa, H.; Nishida, K.; Matsuzawa, Y.; Van Der Hooft, J. J. J.; Vicini, A.; Walter, A.; Weber, T</w:t>
      </w:r>
      <w:r>
        <w:t xml:space="preserve">.; Xiong, Q.; Xu, T.; Zhao, H. N.; Dorrestein, P. C.; Wang, M. A Universal Language for Finding Mass Spectrometry Data Patterns, 2022. </w:t>
      </w:r>
      <w:hyperlink r:id="rId39">
        <w:r>
          <w:rPr>
            <w:rStyle w:val="Hyperlink"/>
          </w:rPr>
          <w:t>https://doi.org/10.1101/2022.08.06.503000</w:t>
        </w:r>
      </w:hyperlink>
      <w:r>
        <w:t>.</w:t>
      </w:r>
    </w:p>
    <w:p w14:paraId="4EF258B8" w14:textId="77777777" w:rsidR="00A911CA" w:rsidRDefault="0085153A">
      <w:pPr>
        <w:pStyle w:val="Bibliography"/>
      </w:pPr>
      <w:bookmarkStart w:id="69" w:name="ref-Raasveldt2019"/>
      <w:bookmarkEnd w:id="68"/>
      <w:r>
        <w:t xml:space="preserve">(23) </w:t>
      </w:r>
      <w:r>
        <w:tab/>
        <w:t xml:space="preserve">Raasveldt, </w:t>
      </w:r>
      <w:r>
        <w:t xml:space="preserve">M.; Mühleisen, H. DuckDB: An Embeddable Analytical Database. In </w:t>
      </w:r>
      <w:r>
        <w:rPr>
          <w:i/>
          <w:iCs/>
        </w:rPr>
        <w:t>Proceedings of the 2019 International Conference on Management of Data</w:t>
      </w:r>
      <w:r>
        <w:t xml:space="preserve">; ACM: Amsterdam Netherlands, 2019; pp 1981–1984. </w:t>
      </w:r>
      <w:hyperlink r:id="rId40">
        <w:r>
          <w:rPr>
            <w:rStyle w:val="Hyperlink"/>
          </w:rPr>
          <w:t>https://doi.o</w:t>
        </w:r>
        <w:r>
          <w:rPr>
            <w:rStyle w:val="Hyperlink"/>
          </w:rPr>
          <w:t>rg/10.1145/3299869.3320212</w:t>
        </w:r>
      </w:hyperlink>
      <w:r>
        <w:t>.</w:t>
      </w:r>
    </w:p>
    <w:p w14:paraId="42426F3F" w14:textId="77777777" w:rsidR="00A911CA" w:rsidRDefault="0085153A">
      <w:pPr>
        <w:pStyle w:val="Bibliography"/>
      </w:pPr>
      <w:bookmarkStart w:id="70" w:name="ref-Kumler2022"/>
      <w:bookmarkEnd w:id="69"/>
      <w:r>
        <w:t xml:space="preserve">(24) </w:t>
      </w:r>
      <w:r>
        <w:tab/>
        <w:t xml:space="preserve">Kumler, W.; E. Ingalls, A. Tidy Data Neatly Resolves Mass-Spectrometry’s Ragged Arrays. </w:t>
      </w:r>
      <w:r>
        <w:rPr>
          <w:i/>
          <w:iCs/>
        </w:rPr>
        <w:t>The R Journal</w:t>
      </w:r>
      <w:r>
        <w:t xml:space="preserve"> </w:t>
      </w:r>
      <w:r>
        <w:rPr>
          <w:b/>
          <w:bCs/>
        </w:rPr>
        <w:t>2022</w:t>
      </w:r>
      <w:r>
        <w:t xml:space="preserve">, </w:t>
      </w:r>
      <w:r>
        <w:rPr>
          <w:i/>
          <w:iCs/>
        </w:rPr>
        <w:t>14</w:t>
      </w:r>
      <w:r>
        <w:t xml:space="preserve"> (3), 193–202. </w:t>
      </w:r>
      <w:hyperlink r:id="rId41">
        <w:r>
          <w:rPr>
            <w:rStyle w:val="Hyperlink"/>
          </w:rPr>
          <w:t>https://doi.org/10.32614/RJ-2022-050</w:t>
        </w:r>
      </w:hyperlink>
      <w:r>
        <w:t>.</w:t>
      </w:r>
    </w:p>
    <w:p w14:paraId="09B2AD04" w14:textId="77777777" w:rsidR="00A911CA" w:rsidRDefault="0085153A">
      <w:pPr>
        <w:pStyle w:val="Bibliography"/>
      </w:pPr>
      <w:bookmarkStart w:id="71" w:name="ref-Haug2019"/>
      <w:bookmarkEnd w:id="70"/>
      <w:r>
        <w:t xml:space="preserve">(25) </w:t>
      </w:r>
      <w:r>
        <w:tab/>
        <w:t xml:space="preserve">Haug, K.; Cochrane, K.; Nainala, V. C.; Williams, M.; Chang, J.; Jayaseelan, K. V.; O’Donovan, C. MetaboLights: A Resource Evolving in Response to the Needs of Its Scientific Community. </w:t>
      </w:r>
      <w:r>
        <w:rPr>
          <w:i/>
          <w:iCs/>
        </w:rPr>
        <w:t>Nucleic Acids Research</w:t>
      </w:r>
      <w:r>
        <w:t xml:space="preserve"> </w:t>
      </w:r>
      <w:r>
        <w:rPr>
          <w:b/>
          <w:bCs/>
        </w:rPr>
        <w:t>2019</w:t>
      </w:r>
      <w:r>
        <w:t xml:space="preserve">, gkz1019. </w:t>
      </w:r>
      <w:hyperlink r:id="rId42">
        <w:r>
          <w:rPr>
            <w:rStyle w:val="Hyperlink"/>
          </w:rPr>
          <w:t>https://doi.org/10.1093/nar/gkz1019</w:t>
        </w:r>
      </w:hyperlink>
      <w:r>
        <w:t>.</w:t>
      </w:r>
    </w:p>
    <w:p w14:paraId="26A41FDD" w14:textId="77777777" w:rsidR="00A911CA" w:rsidRDefault="0085153A">
      <w:pPr>
        <w:pStyle w:val="Bibliography"/>
      </w:pPr>
      <w:bookmarkStart w:id="72" w:name="ref-Portlock2025"/>
      <w:bookmarkEnd w:id="71"/>
      <w:r>
        <w:t xml:space="preserve">(26) </w:t>
      </w:r>
      <w:r>
        <w:tab/>
        <w:t>Portlock, T.; Shama, T.; Kakon, S. H.; Hartjen, B.; Pook, C.; Wilson, B. C.; Bhuttor, A.; Ho, D.; Shennon, I.; Engelstad, A. M.; Di Lorenzo, R.; Greaves, G.; Rahman, N.; Kelsey, C.; Gl</w:t>
      </w:r>
      <w:r>
        <w:t xml:space="preserve">uckman, P. D.; O’Sullivan, J. M.; Haque, R.; Forrester, T.; Nelson, C. A. Interconnected Pathways Link Faecal Microbiota Plasma Lipids and Brain Activity to Childhood Malnutrition Related Cognition. </w:t>
      </w:r>
      <w:r>
        <w:rPr>
          <w:i/>
          <w:iCs/>
        </w:rPr>
        <w:t>Nature Communications</w:t>
      </w:r>
      <w:r>
        <w:t xml:space="preserve"> </w:t>
      </w:r>
      <w:r>
        <w:rPr>
          <w:b/>
          <w:bCs/>
        </w:rPr>
        <w:t>2025</w:t>
      </w:r>
      <w:r>
        <w:t xml:space="preserve">, </w:t>
      </w:r>
      <w:r>
        <w:rPr>
          <w:i/>
          <w:iCs/>
        </w:rPr>
        <w:t>16</w:t>
      </w:r>
      <w:r>
        <w:t xml:space="preserve"> (1), 473. </w:t>
      </w:r>
      <w:hyperlink r:id="rId43">
        <w:r>
          <w:rPr>
            <w:rStyle w:val="Hyperlink"/>
          </w:rPr>
          <w:t>https://doi.org/10.1038/s41467-024-55798-3</w:t>
        </w:r>
      </w:hyperlink>
      <w:r>
        <w:t>.</w:t>
      </w:r>
    </w:p>
    <w:p w14:paraId="0167179D" w14:textId="77777777" w:rsidR="00A911CA" w:rsidRDefault="0085153A">
      <w:pPr>
        <w:pStyle w:val="Bibliography"/>
      </w:pPr>
      <w:bookmarkStart w:id="73" w:name="ref-Collette2017"/>
      <w:bookmarkEnd w:id="72"/>
      <w:r>
        <w:t xml:space="preserve">(27) </w:t>
      </w:r>
      <w:r>
        <w:tab/>
        <w:t>Collette, A.; Tocknell, J.; Caswell, T. A.; Dale, D.; Pedersen, U. K.; Jelenak, A.; Bedini, A.; Raspaud, M.; Jialin; Hole, L.; Johnson, S. R.; Brucher, M.; Teic</w:t>
      </w:r>
      <w:r>
        <w:t xml:space="preserve">hmann, M.; Vaillant, G. A.; Jakirkham; Hinsen, K.; De Buyl, P.; Huebl, A.; Rathgeber, F.; Verstraelen, T.; Spaghetti Sort; Ebner, S. G.; Smutch; Zwier, M.; Choi, K. Y.; Lee, A.; Tyree, J.; Pascual, C.; Pitrou, A.; Salnikov, A. H5py/H5py: REL: 2.7.1, 2017. </w:t>
      </w:r>
      <w:hyperlink r:id="rId44">
        <w:r>
          <w:rPr>
            <w:rStyle w:val="Hyperlink"/>
          </w:rPr>
          <w:t>https://doi.org/10.5281/ZENODO.877338</w:t>
        </w:r>
      </w:hyperlink>
      <w:r>
        <w:t>.</w:t>
      </w:r>
    </w:p>
    <w:p w14:paraId="6B018998" w14:textId="77777777" w:rsidR="00A911CA" w:rsidRDefault="0085153A">
      <w:pPr>
        <w:pStyle w:val="Bibliography"/>
      </w:pPr>
      <w:bookmarkStart w:id="74" w:name="ref-Wang2022"/>
      <w:bookmarkEnd w:id="73"/>
      <w:r>
        <w:t xml:space="preserve">(28) </w:t>
      </w:r>
      <w:r>
        <w:tab/>
        <w:t>Wang, J.; Lu, M.; Wang, R.; An, S.; Xie, C.; Yu, C. StackZDPD: A Novel Encoding Scheme for Mass Spectrometry Data Optimized for Speed and Compression Rati</w:t>
      </w:r>
      <w:r>
        <w:t xml:space="preserve">o. </w:t>
      </w:r>
      <w:r>
        <w:rPr>
          <w:i/>
          <w:iCs/>
        </w:rPr>
        <w:t>Scientific Reports</w:t>
      </w:r>
      <w:r>
        <w:t xml:space="preserve"> </w:t>
      </w:r>
      <w:r>
        <w:rPr>
          <w:b/>
          <w:bCs/>
        </w:rPr>
        <w:t>2022</w:t>
      </w:r>
      <w:r>
        <w:t xml:space="preserve">, </w:t>
      </w:r>
      <w:r>
        <w:rPr>
          <w:i/>
          <w:iCs/>
        </w:rPr>
        <w:t>12</w:t>
      </w:r>
      <w:r>
        <w:t xml:space="preserve"> (1), 5384. </w:t>
      </w:r>
      <w:hyperlink r:id="rId45">
        <w:r>
          <w:rPr>
            <w:rStyle w:val="Hyperlink"/>
          </w:rPr>
          <w:t>https://doi.org/10.1038/s41598-022-09432-1</w:t>
        </w:r>
      </w:hyperlink>
      <w:r>
        <w:t>.</w:t>
      </w:r>
    </w:p>
    <w:p w14:paraId="350888D4" w14:textId="77777777" w:rsidR="00A911CA" w:rsidRDefault="0085153A">
      <w:pPr>
        <w:pStyle w:val="Bibliography"/>
      </w:pPr>
      <w:bookmarkStart w:id="75" w:name="ref-Vohra2016"/>
      <w:bookmarkEnd w:id="74"/>
      <w:r>
        <w:t xml:space="preserve">(29) </w:t>
      </w:r>
      <w:r>
        <w:tab/>
        <w:t xml:space="preserve">Vohra, D. Apache Parquet. In </w:t>
      </w:r>
      <w:r>
        <w:rPr>
          <w:i/>
          <w:iCs/>
        </w:rPr>
        <w:t>Practical Hadoop Ecosystem</w:t>
      </w:r>
      <w:r>
        <w:t xml:space="preserve">; Apress: Berkeley, CA, 2016; pp 325–335. </w:t>
      </w:r>
      <w:hyperlink r:id="rId46">
        <w:r>
          <w:rPr>
            <w:rStyle w:val="Hyperlink"/>
          </w:rPr>
          <w:t>https://doi.org/10.1007/978-1-4842-2199-0_8</w:t>
        </w:r>
      </w:hyperlink>
      <w:r>
        <w:t>.</w:t>
      </w:r>
      <w:bookmarkEnd w:id="45"/>
      <w:bookmarkEnd w:id="47"/>
      <w:bookmarkEnd w:id="75"/>
    </w:p>
    <w:sectPr w:rsidR="00A911CA" w:rsidSect="00E73743">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am LaRue" w:date="2025-04-23T19:03:00Z" w:initials="SL">
    <w:p w14:paraId="526B6A1D" w14:textId="77777777" w:rsidR="00F1427A" w:rsidRDefault="00F1427A" w:rsidP="00F1427A">
      <w:pPr>
        <w:pStyle w:val="CommentText"/>
      </w:pPr>
      <w:r>
        <w:rPr>
          <w:rStyle w:val="CommentReference"/>
        </w:rPr>
        <w:annotationRef/>
      </w:r>
      <w:r>
        <w:t>The main thing I noticed while reading is that you don’t actually state what the purpose of the paper is until the conclusion. While there was plenty of implication behind what you were doing, as you were comparing sql, duckdb etc, to existing methods, you never actually state that the purpose of the paper is to support a new compressive model using databases.</w:t>
      </w:r>
    </w:p>
    <w:p w14:paraId="7DD2B75E" w14:textId="77777777" w:rsidR="00F1427A" w:rsidRDefault="00F1427A" w:rsidP="00F1427A">
      <w:pPr>
        <w:pStyle w:val="CommentText"/>
      </w:pPr>
    </w:p>
    <w:p w14:paraId="17D19360" w14:textId="77777777" w:rsidR="00F1427A" w:rsidRDefault="00F1427A" w:rsidP="00F1427A">
      <w:pPr>
        <w:pStyle w:val="CommentText"/>
      </w:pPr>
      <w:r>
        <w:t>Going in with the understanding of what you were working on, it was clear and compeling, but without that foreknowledge I think it would have left an impression of simply comparing and constrasting formats. I think even just a sentence in your abstract or introductions essentially conveying “and this is why we are suggesting the implementation of a new format using databases” would help with putting things into perspective.</w:t>
      </w:r>
    </w:p>
    <w:p w14:paraId="299CB3A6" w14:textId="77777777" w:rsidR="00F1427A" w:rsidRDefault="00F1427A" w:rsidP="00F1427A">
      <w:pPr>
        <w:pStyle w:val="CommentText"/>
      </w:pPr>
      <w:r>
        <w:br/>
      </w:r>
      <w:r>
        <w:br/>
        <w:t>Overall ver well done! There don’t seem to be too many sections that have space to get paired down, as the level of detail is actually very helpful for your argument.</w:t>
      </w:r>
    </w:p>
  </w:comment>
  <w:comment w:id="6" w:author="Sam LaRue" w:date="2025-04-23T17:20:00Z" w:initials="SL">
    <w:p w14:paraId="5C89DEA3" w14:textId="17480954" w:rsidR="00824E7F" w:rsidRDefault="00824E7F" w:rsidP="00824E7F">
      <w:pPr>
        <w:pStyle w:val="CommentText"/>
      </w:pPr>
      <w:r>
        <w:rPr>
          <w:rStyle w:val="CommentReference"/>
        </w:rPr>
        <w:annotationRef/>
      </w:r>
      <w:r>
        <w:rPr>
          <w:color w:val="000000"/>
          <w:highlight w:val="white"/>
        </w:rPr>
        <w:t> The level of detail here seems higher than any other research paper I have read, particularly with the use of urls in the writing itself. If that kind of specificity is required  then no worries, but this semes like an easy place to pair down to a more simplistic overview.</w:t>
      </w:r>
      <w:r>
        <w:t xml:space="preserve"> </w:t>
      </w:r>
    </w:p>
  </w:comment>
  <w:comment w:id="12" w:author="Sam LaRue" w:date="2025-04-23T17:21:00Z" w:initials="SL">
    <w:p w14:paraId="79F8C85C" w14:textId="77777777" w:rsidR="00824E7F" w:rsidRDefault="00824E7F" w:rsidP="00824E7F">
      <w:pPr>
        <w:pStyle w:val="CommentText"/>
      </w:pPr>
      <w:r>
        <w:rPr>
          <w:rStyle w:val="CommentReference"/>
        </w:rPr>
        <w:annotationRef/>
      </w:r>
      <w:r>
        <w:rPr>
          <w:color w:val="000000"/>
          <w:highlight w:val="white"/>
        </w:rPr>
        <w:t>This also looks like a good place to trim down on content. You go into specific detail about the exact kinds of problems different file types had, including PATH environmental variables and GUI debugging . This seems like it would be beyond the necessary scope of the paper and could be shortened significantly.  As an example, several of the file types could simple be summarized as having not left any documentation, usable converters, or having deprecated. The exact kind of information left in each github repository could be trimmed down.</w:t>
      </w:r>
      <w:r>
        <w:t xml:space="preserve"> </w:t>
      </w:r>
    </w:p>
  </w:comment>
  <w:comment w:id="14" w:author="Sam LaRue" w:date="2025-04-23T17:34:00Z" w:initials="SL">
    <w:p w14:paraId="47071590" w14:textId="77777777" w:rsidR="00824E7F" w:rsidRDefault="00824E7F" w:rsidP="00824E7F">
      <w:pPr>
        <w:pStyle w:val="CommentText"/>
      </w:pPr>
      <w:r>
        <w:rPr>
          <w:rStyle w:val="CommentReference"/>
        </w:rPr>
        <w:annotationRef/>
      </w:r>
      <w:r>
        <w:t>Conversely to the previous section, this feels like a great place for this level of detail. It shows why a new database system would be helpful as it directly relates to queries you are trying to ask. Good work on this part!</w:t>
      </w:r>
    </w:p>
  </w:comment>
  <w:comment w:id="15" w:author="Sam LaRue" w:date="2025-04-23T17:22:00Z" w:initials="SL">
    <w:p w14:paraId="753AE658" w14:textId="77777777" w:rsidR="00824E7F" w:rsidRDefault="00824E7F" w:rsidP="00824E7F">
      <w:pPr>
        <w:pStyle w:val="CommentText"/>
      </w:pPr>
      <w:r>
        <w:rPr>
          <w:rStyle w:val="CommentReference"/>
        </w:rPr>
        <w:annotationRef/>
      </w:r>
      <w:r>
        <w:t>Should be capitalized as start of sentence. Package name might be uncapitalized intentionally, in which case maybe try to avoid starting a sentence with it in the middle of a paragraph.</w:t>
      </w:r>
    </w:p>
    <w:p w14:paraId="6FA3AD3C" w14:textId="77777777" w:rsidR="00824E7F" w:rsidRDefault="00824E7F" w:rsidP="00824E7F">
      <w:pPr>
        <w:pStyle w:val="CommentText"/>
      </w:pPr>
      <w:r>
        <w:t xml:space="preserve"> </w:t>
      </w:r>
    </w:p>
    <w:p w14:paraId="3E7ED674" w14:textId="77777777" w:rsidR="00824E7F" w:rsidRDefault="00824E7F" w:rsidP="00824E7F">
      <w:pPr>
        <w:pStyle w:val="CommentText"/>
      </w:pPr>
      <w:r>
        <w:t>Additionally this sentence really changes the flow of the section. It feels a little off to have a single sentence about mzMLb, when the rest of the paragraph is about mzML packages.</w:t>
      </w:r>
    </w:p>
  </w:comment>
  <w:comment w:id="16" w:author="Sam LaRue" w:date="2025-04-23T17:38:00Z" w:initials="SL">
    <w:p w14:paraId="2FCFB2AA" w14:textId="4578BE14" w:rsidR="00824E7F" w:rsidRDefault="00824E7F" w:rsidP="00824E7F">
      <w:pPr>
        <w:pStyle w:val="CommentText"/>
      </w:pPr>
      <w:r>
        <w:rPr>
          <w:rStyle w:val="CommentReference"/>
        </w:rPr>
        <w:annotationRef/>
      </w:r>
      <w:r>
        <w:t>Not 100% sure what this meant to convey. Use of triple negative (failure, negated, avoid) makes the take away unclear.</w:t>
      </w:r>
    </w:p>
  </w:comment>
  <w:comment w:id="20" w:author="Sam LaRue" w:date="2025-04-23T17:51:00Z" w:initials="SL">
    <w:p w14:paraId="7755DAE5" w14:textId="77777777" w:rsidR="003056C7" w:rsidRDefault="003056C7" w:rsidP="003056C7">
      <w:pPr>
        <w:pStyle w:val="CommentText"/>
      </w:pPr>
      <w:r>
        <w:rPr>
          <w:rStyle w:val="CommentReference"/>
        </w:rPr>
        <w:annotationRef/>
      </w:r>
      <w:r>
        <w:t>Very long sentence here. I added a suggested edit to break it into two.</w:t>
      </w:r>
    </w:p>
  </w:comment>
  <w:comment w:id="23" w:author="Sam LaRue" w:date="2025-04-23T18:08:00Z" w:initials="SL">
    <w:p w14:paraId="1A3DE99B" w14:textId="77777777" w:rsidR="005C493C" w:rsidRDefault="003056C7" w:rsidP="005C493C">
      <w:pPr>
        <w:pStyle w:val="CommentText"/>
      </w:pPr>
      <w:r>
        <w:rPr>
          <w:rStyle w:val="CommentReference"/>
        </w:rPr>
        <w:annotationRef/>
      </w:r>
      <w:r w:rsidR="005C493C">
        <w:t>I mention in another comment possibly breaking this into smaller sections above each text section. This is a very nice graphic to provide a summary, but is a little hard to parse in relation to everything that follows. Maybe move it to the conclusion?</w:t>
      </w:r>
    </w:p>
  </w:comment>
  <w:comment w:id="25" w:author="Sam LaRue" w:date="2025-04-23T17:58:00Z" w:initials="SL">
    <w:p w14:paraId="14A8ED67" w14:textId="1CE73631" w:rsidR="003056C7" w:rsidRDefault="003056C7" w:rsidP="003056C7">
      <w:pPr>
        <w:pStyle w:val="CommentText"/>
      </w:pPr>
      <w:r>
        <w:rPr>
          <w:rStyle w:val="CommentReference"/>
        </w:rPr>
        <w:annotationRef/>
      </w:r>
      <w:r>
        <w:t>While 2B covers this, that is getting to be a while back in the report, and is a subsection. Perhaps breaking figure 2 into sections, with each graph going above the section of the document discussing it?</w:t>
      </w:r>
    </w:p>
    <w:p w14:paraId="2FA855E5" w14:textId="77777777" w:rsidR="003056C7" w:rsidRDefault="003056C7" w:rsidP="003056C7">
      <w:pPr>
        <w:pStyle w:val="CommentText"/>
      </w:pPr>
    </w:p>
    <w:p w14:paraId="7825E98C" w14:textId="77777777" w:rsidR="003056C7" w:rsidRDefault="003056C7" w:rsidP="003056C7">
      <w:pPr>
        <w:pStyle w:val="CommentText"/>
      </w:pPr>
      <w:r>
        <w:t>Additionally with a graph, you can trim this down to just talking about the best/ worst or most surprising performers, rather than every file type.</w:t>
      </w:r>
    </w:p>
  </w:comment>
  <w:comment w:id="29" w:author="Sam LaRue" w:date="2025-04-23T18:11:00Z" w:initials="SL">
    <w:p w14:paraId="392D58F1" w14:textId="77777777" w:rsidR="003056C7" w:rsidRDefault="003056C7" w:rsidP="003056C7">
      <w:pPr>
        <w:pStyle w:val="CommentText"/>
      </w:pPr>
      <w:r>
        <w:rPr>
          <w:rStyle w:val="CommentReference"/>
        </w:rPr>
        <w:annotationRef/>
      </w:r>
      <w:r>
        <w:t xml:space="preserve">Again capitalization. I checked the github for it, and they capitalize pyteomics at the start of sentences. </w:t>
      </w:r>
    </w:p>
  </w:comment>
  <w:comment w:id="30" w:author="Sam LaRue" w:date="2025-04-23T18:18:00Z" w:initials="SL">
    <w:p w14:paraId="666FCCD2" w14:textId="77777777" w:rsidR="002E3382" w:rsidRDefault="002E3382" w:rsidP="002E3382">
      <w:pPr>
        <w:pStyle w:val="CommentText"/>
      </w:pPr>
      <w:r>
        <w:rPr>
          <w:rStyle w:val="CommentReference"/>
        </w:rPr>
        <w:annotationRef/>
      </w:r>
      <w:r>
        <w:t>It’s a bit difficult to tell this on a first look, given that all of the graphs in the supplemental figure use different growth scales, and figure 3 using a logarithmic scale. Not a criticism, that’s just the nature of the data.</w:t>
      </w:r>
    </w:p>
  </w:comment>
  <w:comment w:id="34" w:author="Sam LaRue" w:date="2025-04-23T18:27:00Z" w:initials="SL">
    <w:p w14:paraId="0B0E1B4B" w14:textId="77777777" w:rsidR="002E3382" w:rsidRDefault="002E3382" w:rsidP="002E3382">
      <w:pPr>
        <w:pStyle w:val="CommentText"/>
      </w:pPr>
      <w:r>
        <w:rPr>
          <w:rStyle w:val="CommentReference"/>
        </w:rPr>
        <w:annotationRef/>
      </w:r>
      <w:r>
        <w:t xml:space="preserve">I am not complete sure if this should be capitalized or not due to the citation, but seeing the first word in a paragraph in lower case is very jarring. Maybe start with Source^6 or Report^6? </w:t>
      </w:r>
    </w:p>
  </w:comment>
  <w:comment w:id="35" w:author="Sam LaRue" w:date="2025-04-23T18:30:00Z" w:initials="SL">
    <w:p w14:paraId="79830E25" w14:textId="77777777" w:rsidR="002E3382" w:rsidRDefault="002E3382" w:rsidP="002E3382">
      <w:pPr>
        <w:pStyle w:val="CommentText"/>
      </w:pPr>
      <w:r>
        <w:rPr>
          <w:rStyle w:val="CommentReference"/>
        </w:rPr>
        <w:annotationRef/>
      </w:r>
      <w:r>
        <w:t>The percentages and numbers here seem a little odd. 20% of mzML should be five times smaller if 50% is two times? Unless its just the first one being compared to mzML and the second one is referenceing something else?</w:t>
      </w:r>
    </w:p>
  </w:comment>
  <w:comment w:id="36" w:author="Sam LaRue" w:date="2025-04-23T18:27:00Z" w:initials="SL">
    <w:p w14:paraId="5CD31192" w14:textId="02E96B12" w:rsidR="002E3382" w:rsidRDefault="002E3382" w:rsidP="002E3382">
      <w:pPr>
        <w:pStyle w:val="CommentText"/>
      </w:pPr>
      <w:r>
        <w:rPr>
          <w:rStyle w:val="CommentReference"/>
        </w:rPr>
        <w:annotationRef/>
      </w:r>
      <w:r>
        <w:t>Same as above</w:t>
      </w:r>
    </w:p>
  </w:comment>
  <w:comment w:id="37" w:author="Sam LaRue" w:date="2025-04-23T18:37:00Z" w:initials="SL">
    <w:p w14:paraId="2855A4C2" w14:textId="77777777" w:rsidR="002E0B3D" w:rsidRDefault="002E0B3D" w:rsidP="002E0B3D">
      <w:pPr>
        <w:pStyle w:val="CommentText"/>
      </w:pPr>
      <w:r>
        <w:rPr>
          <w:rStyle w:val="CommentReference"/>
        </w:rPr>
        <w:annotationRef/>
      </w:r>
      <w:r>
        <w:t xml:space="preserve">This might just be me but I had to read this sentence a couple times, and am still not completely sure I understand. I think I get the point which is that the default settings get similar timing values for both mzML and mzMLb. But is it that the two file types have very similar timings, or that the numbers you got match the cited report very closely? </w:t>
      </w:r>
    </w:p>
  </w:comment>
  <w:comment w:id="41" w:author="Sam LaRue" w:date="2025-04-23T18:55:00Z" w:initials="SL">
    <w:p w14:paraId="43F16D06" w14:textId="77777777" w:rsidR="00F1427A" w:rsidRDefault="00F1427A" w:rsidP="00F1427A">
      <w:pPr>
        <w:pStyle w:val="CommentText"/>
      </w:pPr>
      <w:r>
        <w:rPr>
          <w:rStyle w:val="CommentReference"/>
        </w:rPr>
        <w:annotationRef/>
      </w:r>
      <w:r>
        <w:t xml:space="preserve">This is the first time you actually explicitly state the purpose of the paper.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9CB3A6" w15:done="1"/>
  <w15:commentEx w15:paraId="5C89DEA3" w15:done="1"/>
  <w15:commentEx w15:paraId="79F8C85C" w15:done="1"/>
  <w15:commentEx w15:paraId="47071590" w15:done="1"/>
  <w15:commentEx w15:paraId="3E7ED674" w15:done="1"/>
  <w15:commentEx w15:paraId="2FCFB2AA" w15:done="1"/>
  <w15:commentEx w15:paraId="7755DAE5" w15:done="1"/>
  <w15:commentEx w15:paraId="1A3DE99B" w15:done="1"/>
  <w15:commentEx w15:paraId="7825E98C" w15:done="1"/>
  <w15:commentEx w15:paraId="392D58F1" w15:done="1"/>
  <w15:commentEx w15:paraId="666FCCD2" w15:done="1"/>
  <w15:commentEx w15:paraId="0B0E1B4B" w15:done="1"/>
  <w15:commentEx w15:paraId="79830E25" w15:done="1"/>
  <w15:commentEx w15:paraId="5CD31192" w15:done="1"/>
  <w15:commentEx w15:paraId="2855A4C2" w15:done="1"/>
  <w15:commentEx w15:paraId="43F16D0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46A2385" w16cex:dateUtc="2025-04-24T02:03:00Z"/>
  <w16cex:commentExtensible w16cex:durableId="1F6E2C63" w16cex:dateUtc="2025-04-24T00:20:00Z"/>
  <w16cex:commentExtensible w16cex:durableId="6E2BE809" w16cex:dateUtc="2025-04-24T00:21:00Z"/>
  <w16cex:commentExtensible w16cex:durableId="10EEC160" w16cex:dateUtc="2025-04-24T00:34:00Z"/>
  <w16cex:commentExtensible w16cex:durableId="5F1E9B92" w16cex:dateUtc="2025-04-24T00:22:00Z"/>
  <w16cex:commentExtensible w16cex:durableId="0CEEAC49" w16cex:dateUtc="2025-04-24T00:38:00Z"/>
  <w16cex:commentExtensible w16cex:durableId="36D373B5" w16cex:dateUtc="2025-04-24T00:51:00Z"/>
  <w16cex:commentExtensible w16cex:durableId="75D2869F" w16cex:dateUtc="2025-04-24T01:08:00Z"/>
  <w16cex:commentExtensible w16cex:durableId="68B88145" w16cex:dateUtc="2025-04-24T00:58:00Z"/>
  <w16cex:commentExtensible w16cex:durableId="6E88863F" w16cex:dateUtc="2025-04-24T01:11:00Z"/>
  <w16cex:commentExtensible w16cex:durableId="188FB5A6" w16cex:dateUtc="2025-04-24T01:18:00Z"/>
  <w16cex:commentExtensible w16cex:durableId="031C8882" w16cex:dateUtc="2025-04-24T01:27:00Z"/>
  <w16cex:commentExtensible w16cex:durableId="573AAADF" w16cex:dateUtc="2025-04-24T01:30:00Z"/>
  <w16cex:commentExtensible w16cex:durableId="60AD1917" w16cex:dateUtc="2025-04-24T01:27:00Z"/>
  <w16cex:commentExtensible w16cex:durableId="3A7EBD70" w16cex:dateUtc="2025-04-24T01:37:00Z"/>
  <w16cex:commentExtensible w16cex:durableId="34698EB2" w16cex:dateUtc="2025-04-24T0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9CB3A6" w16cid:durableId="346A2385"/>
  <w16cid:commentId w16cid:paraId="5C89DEA3" w16cid:durableId="1F6E2C63"/>
  <w16cid:commentId w16cid:paraId="79F8C85C" w16cid:durableId="6E2BE809"/>
  <w16cid:commentId w16cid:paraId="47071590" w16cid:durableId="10EEC160"/>
  <w16cid:commentId w16cid:paraId="3E7ED674" w16cid:durableId="5F1E9B92"/>
  <w16cid:commentId w16cid:paraId="2FCFB2AA" w16cid:durableId="0CEEAC49"/>
  <w16cid:commentId w16cid:paraId="7755DAE5" w16cid:durableId="36D373B5"/>
  <w16cid:commentId w16cid:paraId="1A3DE99B" w16cid:durableId="75D2869F"/>
  <w16cid:commentId w16cid:paraId="7825E98C" w16cid:durableId="68B88145"/>
  <w16cid:commentId w16cid:paraId="392D58F1" w16cid:durableId="6E88863F"/>
  <w16cid:commentId w16cid:paraId="666FCCD2" w16cid:durableId="188FB5A6"/>
  <w16cid:commentId w16cid:paraId="0B0E1B4B" w16cid:durableId="031C8882"/>
  <w16cid:commentId w16cid:paraId="79830E25" w16cid:durableId="573AAADF"/>
  <w16cid:commentId w16cid:paraId="5CD31192" w16cid:durableId="60AD1917"/>
  <w16cid:commentId w16cid:paraId="2855A4C2" w16cid:durableId="3A7EBD70"/>
  <w16cid:commentId w16cid:paraId="43F16D06" w16cid:durableId="34698E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534BD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F367E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346BE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A58A60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A6E86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DC248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1CF8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FB284D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442B8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F491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E88A7E9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m LaRue">
    <w15:presenceInfo w15:providerId="Windows Live" w15:userId="b8d5d893151e7d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BE4"/>
    <w:rsid w:val="00033E71"/>
    <w:rsid w:val="000818D4"/>
    <w:rsid w:val="002E0B3D"/>
    <w:rsid w:val="002E3382"/>
    <w:rsid w:val="003056C7"/>
    <w:rsid w:val="003212C9"/>
    <w:rsid w:val="003D4381"/>
    <w:rsid w:val="0057054E"/>
    <w:rsid w:val="005944F0"/>
    <w:rsid w:val="005C493C"/>
    <w:rsid w:val="007562EE"/>
    <w:rsid w:val="00806BE4"/>
    <w:rsid w:val="00824E7F"/>
    <w:rsid w:val="0085153A"/>
    <w:rsid w:val="009B4A54"/>
    <w:rsid w:val="009C27AC"/>
    <w:rsid w:val="00A84366"/>
    <w:rsid w:val="00A911CA"/>
    <w:rsid w:val="00CB528B"/>
    <w:rsid w:val="00E73743"/>
    <w:rsid w:val="00F1427A"/>
    <w:rsid w:val="00FE1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5620"/>
  <w15:docId w15:val="{D5B2FC8C-5B6B-4E34-80EA-5F8688C06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033E71"/>
    <w:pPr>
      <w:keepNext/>
      <w:keepLines/>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9B4A54"/>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9B4A54"/>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9B4A54"/>
    <w:pPr>
      <w:keepNext/>
      <w:keepLines/>
      <w:spacing w:before="200" w:after="0"/>
      <w:outlineLvl w:val="3"/>
    </w:pPr>
    <w:rPr>
      <w:rFonts w:asciiTheme="majorHAnsi" w:eastAsiaTheme="majorEastAsia" w:hAnsiTheme="majorHAnsi" w:cstheme="majorBidi"/>
      <w:bCs/>
      <w:i/>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B4A54"/>
    <w:pPr>
      <w:keepNext/>
      <w:keepLines/>
      <w:spacing w:before="480" w:after="240"/>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9B4A54"/>
    <w:pPr>
      <w:keepNext/>
      <w:keepLines/>
    </w:pPr>
  </w:style>
  <w:style w:type="paragraph" w:styleId="Date">
    <w:name w:val="Date"/>
    <w:next w:val="BodyText"/>
    <w:qFormat/>
    <w:rsid w:val="009B4A54"/>
    <w:pPr>
      <w:keepNext/>
      <w:keepLines/>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sid w:val="009B4A54"/>
    <w:rPr>
      <w:color w:val="auto"/>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B4A54"/>
  </w:style>
  <w:style w:type="character" w:styleId="LineNumber">
    <w:name w:val="line number"/>
    <w:basedOn w:val="DefaultParagraphFont"/>
    <w:semiHidden/>
    <w:unhideWhenUsed/>
    <w:rsid w:val="00A84366"/>
  </w:style>
  <w:style w:type="character" w:styleId="CommentReference">
    <w:name w:val="annotation reference"/>
    <w:basedOn w:val="DefaultParagraphFont"/>
    <w:semiHidden/>
    <w:unhideWhenUsed/>
    <w:rsid w:val="00824E7F"/>
    <w:rPr>
      <w:sz w:val="16"/>
      <w:szCs w:val="16"/>
    </w:rPr>
  </w:style>
  <w:style w:type="paragraph" w:styleId="CommentText">
    <w:name w:val="annotation text"/>
    <w:basedOn w:val="Normal"/>
    <w:link w:val="CommentTextChar"/>
    <w:unhideWhenUsed/>
    <w:rsid w:val="00824E7F"/>
    <w:rPr>
      <w:sz w:val="20"/>
      <w:szCs w:val="20"/>
    </w:rPr>
  </w:style>
  <w:style w:type="character" w:customStyle="1" w:styleId="CommentTextChar">
    <w:name w:val="Comment Text Char"/>
    <w:basedOn w:val="DefaultParagraphFont"/>
    <w:link w:val="CommentText"/>
    <w:rsid w:val="00824E7F"/>
    <w:rPr>
      <w:sz w:val="20"/>
      <w:szCs w:val="20"/>
    </w:rPr>
  </w:style>
  <w:style w:type="paragraph" w:styleId="CommentSubject">
    <w:name w:val="annotation subject"/>
    <w:basedOn w:val="CommentText"/>
    <w:next w:val="CommentText"/>
    <w:link w:val="CommentSubjectChar"/>
    <w:semiHidden/>
    <w:unhideWhenUsed/>
    <w:rsid w:val="00824E7F"/>
    <w:rPr>
      <w:b/>
      <w:bCs/>
    </w:rPr>
  </w:style>
  <w:style w:type="character" w:customStyle="1" w:styleId="CommentSubjectChar">
    <w:name w:val="Comment Subject Char"/>
    <w:basedOn w:val="CommentTextChar"/>
    <w:link w:val="CommentSubject"/>
    <w:semiHidden/>
    <w:rsid w:val="00824E7F"/>
    <w:rPr>
      <w:b/>
      <w:bCs/>
      <w:sz w:val="20"/>
      <w:szCs w:val="20"/>
    </w:rPr>
  </w:style>
  <w:style w:type="paragraph" w:styleId="Revision">
    <w:name w:val="Revision"/>
    <w:hidden/>
    <w:semiHidden/>
    <w:rsid w:val="00824E7F"/>
    <w:pPr>
      <w:spacing w:after="0"/>
    </w:pPr>
  </w:style>
  <w:style w:type="paragraph" w:styleId="BalloonText">
    <w:name w:val="Balloon Text"/>
    <w:basedOn w:val="Normal"/>
    <w:link w:val="BalloonTextChar"/>
    <w:semiHidden/>
    <w:unhideWhenUsed/>
    <w:rsid w:val="007562E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7562E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74/mcp.R110.000133" TargetMode="External"/><Relationship Id="rId26" Type="http://schemas.openxmlformats.org/officeDocument/2006/relationships/hyperlink" Target="https://doi.org/10.1002/mas.21522" TargetMode="External"/><Relationship Id="rId39" Type="http://schemas.openxmlformats.org/officeDocument/2006/relationships/hyperlink" Target="https://doi.org/10.1101/2022.08.06.503000" TargetMode="External"/><Relationship Id="rId3" Type="http://schemas.openxmlformats.org/officeDocument/2006/relationships/settings" Target="settings.xml"/><Relationship Id="rId21" Type="http://schemas.openxmlformats.org/officeDocument/2006/relationships/hyperlink" Target="https://doi.org/10.1371/journal.pone.0125108" TargetMode="External"/><Relationship Id="rId34" Type="http://schemas.openxmlformats.org/officeDocument/2006/relationships/hyperlink" Target="https://doi.org/10.1038/nbt.2377" TargetMode="External"/><Relationship Id="rId42" Type="http://schemas.openxmlformats.org/officeDocument/2006/relationships/hyperlink" Target="https://doi.org/10.1093/nar/gkz1019" TargetMode="External"/><Relationship Id="rId47" Type="http://schemas.openxmlformats.org/officeDocument/2006/relationships/fontTable" Target="fontTable.xml"/><Relationship Id="rId50" Type="http://schemas.microsoft.com/office/2016/09/relationships/commentsIds" Target="commentsIds.xml"/><Relationship Id="rId7" Type="http://schemas.openxmlformats.org/officeDocument/2006/relationships/hyperlink" Target="https://researcher-resources.acs.org/publish/author_guidelines?coden=jprob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38/s41598-020-65015-y" TargetMode="External"/><Relationship Id="rId33" Type="http://schemas.openxmlformats.org/officeDocument/2006/relationships/hyperlink" Target="https://doi.org/10.1186/s12859-021-04490-0" TargetMode="External"/><Relationship Id="rId38" Type="http://schemas.openxmlformats.org/officeDocument/2006/relationships/hyperlink" Target="https://doi.org/10.1093/nar/gkv1042" TargetMode="External"/><Relationship Id="rId46" Type="http://schemas.openxmlformats.org/officeDocument/2006/relationships/hyperlink" Target="https://doi.org/10.1007/978-1-4842-2199-0_8"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i.org/10.1074/mcp.O114.047035" TargetMode="External"/><Relationship Id="rId29" Type="http://schemas.openxmlformats.org/officeDocument/2006/relationships/hyperlink" Target="https://doi.org/10.1371/journal.pone.0188059" TargetMode="External"/><Relationship Id="rId41" Type="http://schemas.openxmlformats.org/officeDocument/2006/relationships/hyperlink" Target="https://doi.org/10.32614/RJ-2022-050"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software.steenlab.org/mz5" TargetMode="External"/><Relationship Id="rId24" Type="http://schemas.openxmlformats.org/officeDocument/2006/relationships/hyperlink" Target="https://doi.org/10.1021/acs.jproteome.2c00313" TargetMode="External"/><Relationship Id="rId32" Type="http://schemas.openxmlformats.org/officeDocument/2006/relationships/hyperlink" Target="https://doi.org/10.1007/978-1-60761-987-1_12" TargetMode="External"/><Relationship Id="rId37" Type="http://schemas.openxmlformats.org/officeDocument/2006/relationships/hyperlink" Target="https://doi.org/10.3390/metabo12020173" TargetMode="External"/><Relationship Id="rId40" Type="http://schemas.openxmlformats.org/officeDocument/2006/relationships/hyperlink" Target="https://doi.org/10.1145/3299869.3320212" TargetMode="External"/><Relationship Id="rId45" Type="http://schemas.openxmlformats.org/officeDocument/2006/relationships/hyperlink" Target="https://doi.org/10.1038/s41598-022-09432-1" TargetMode="External"/><Relationship Id="rId5" Type="http://schemas.openxmlformats.org/officeDocument/2006/relationships/comments" Target="comments.xml"/><Relationship Id="rId15" Type="http://schemas.openxmlformats.org/officeDocument/2006/relationships/image" Target="media/image5.png"/><Relationship Id="rId23" Type="http://schemas.openxmlformats.org/officeDocument/2006/relationships/hyperlink" Target="https://doi.org/10.1074/mcp.O111.011379" TargetMode="External"/><Relationship Id="rId28" Type="http://schemas.openxmlformats.org/officeDocument/2006/relationships/hyperlink" Target="https://doi.org/10.1074/mcp.O114.039115" TargetMode="External"/><Relationship Id="rId36" Type="http://schemas.openxmlformats.org/officeDocument/2006/relationships/hyperlink" Target="https://doi.org/10.1021/ac051437y"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38/nbt.2841" TargetMode="External"/><Relationship Id="rId31" Type="http://schemas.openxmlformats.org/officeDocument/2006/relationships/hyperlink" Target="https://doi.org/10.1109/e-Science.2009.18" TargetMode="External"/><Relationship Id="rId44" Type="http://schemas.openxmlformats.org/officeDocument/2006/relationships/hyperlink" Target="https://doi.org/10.5281/ZENODO.877338" TargetMode="External"/><Relationship Id="rId4" Type="http://schemas.openxmlformats.org/officeDocument/2006/relationships/webSettings" Target="webSettings.xml"/><Relationship Id="rId9" Type="http://schemas.openxmlformats.org/officeDocument/2006/relationships/hyperlink" Target="https://github.com/yrm9837/mzMD-java" TargetMode="External"/><Relationship Id="rId14" Type="http://schemas.openxmlformats.org/officeDocument/2006/relationships/image" Target="media/image4.png"/><Relationship Id="rId22" Type="http://schemas.openxmlformats.org/officeDocument/2006/relationships/hyperlink" Target="https://doi.org/10.1021/acs.jproteome.0c00192" TargetMode="External"/><Relationship Id="rId27" Type="http://schemas.openxmlformats.org/officeDocument/2006/relationships/hyperlink" Target="https://doi.org/10.1016/j.jasms.2010.06.014" TargetMode="External"/><Relationship Id="rId30" Type="http://schemas.openxmlformats.org/officeDocument/2006/relationships/hyperlink" Target="https://doi.org/10.1093/bioinformatics/btac098" TargetMode="External"/><Relationship Id="rId35" Type="http://schemas.openxmlformats.org/officeDocument/2006/relationships/hyperlink" Target="https://doi.org/10.1145/362384.362685" TargetMode="External"/><Relationship Id="rId43" Type="http://schemas.openxmlformats.org/officeDocument/2006/relationships/hyperlink" Target="https://doi.org/10.1038/s41467-024-55798-3" TargetMode="External"/><Relationship Id="rId48" Type="http://schemas.microsoft.com/office/2011/relationships/people" Target="people.xml"/><Relationship Id="rId8" Type="http://schemas.openxmlformats.org/officeDocument/2006/relationships/hyperlink" Target="https://github.com/optimusmoose/MZTree" TargetMode="External"/><Relationship Id="rId51"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1</Pages>
  <Words>9531</Words>
  <Characters>54331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Databases are an effective and efficient method for storage and access of mass-spectrometry data</vt:lpstr>
    </vt:vector>
  </TitlesOfParts>
  <Company/>
  <LinksUpToDate>false</LinksUpToDate>
  <CharactersWithSpaces>63735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Sam LaRue; Anitra E. Ingalls</dc:creator>
  <cp:keywords/>
  <cp:lastModifiedBy>Owner</cp:lastModifiedBy>
  <cp:revision>8</cp:revision>
  <dcterms:created xsi:type="dcterms:W3CDTF">2025-03-18T01:05:00Z</dcterms:created>
  <dcterms:modified xsi:type="dcterms:W3CDTF">2025-06-10T21:37:00Z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