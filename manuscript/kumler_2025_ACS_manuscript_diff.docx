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B1AC" w14:textId="55FFA802" w:rsidR="002F6869" w:rsidRDefault="00000000">
      <w:pPr>
        <w:pStyle w:val="Title"/>
      </w:pPr>
      <w:del w:id="0" w:author="Author" w:date="2025-10-15T10:08:00Z" w16du:dateUtc="2025-10-15T08:08:00Z">
        <w:r>
          <w:delText xml:space="preserve">Databases are an effective and efficient method for storage and access of </w:delText>
        </w:r>
      </w:del>
      <w:ins w:id="1" w:author="Author" w:date="2025-10-15T10:08:00Z" w16du:dateUtc="2025-10-15T08:08:00Z">
        <w:r>
          <w:t xml:space="preserve">Storing </w:t>
        </w:r>
      </w:ins>
      <w:r>
        <w:t>mass-spectrometry data</w:t>
      </w:r>
      <w:ins w:id="2" w:author="Author" w:date="2025-10-15T10:08:00Z" w16du:dateUtc="2025-10-15T08:08:00Z">
        <w:r>
          <w:t xml:space="preserve"> in simple databases enables flexible and intuitive exploration without time or space penalties</w:t>
        </w:r>
      </w:ins>
    </w:p>
    <w:p w14:paraId="0189F8B7" w14:textId="1F37A504" w:rsidR="002F6869" w:rsidRDefault="00000000">
      <w:pPr>
        <w:pStyle w:val="FirstParagraph"/>
        <w:pPrChange w:id="3" w:author="Author" w:date="2025-10-15T10:08:00Z" w16du:dateUtc="2025-10-15T08:08:00Z">
          <w:pPr>
            <w:pStyle w:val="Author"/>
          </w:pPr>
        </w:pPrChange>
      </w:pPr>
      <w:r>
        <w:t xml:space="preserve">William </w:t>
      </w:r>
      <w:del w:id="4" w:author="Author" w:date="2025-10-15T10:08:00Z" w16du:dateUtc="2025-10-15T08:08:00Z">
        <w:r>
          <w:delText>Kumler</w:delText>
        </w:r>
      </w:del>
      <w:ins w:id="5" w:author="Author" w:date="2025-10-15T10:08:00Z" w16du:dateUtc="2025-10-15T08:08:00Z">
        <w:r>
          <w:t>Kumler</w:t>
        </w:r>
        <w:r>
          <w:rPr>
            <w:vertAlign w:val="superscript"/>
          </w:rPr>
          <w:t>1</w:t>
        </w:r>
      </w:ins>
      <w:r>
        <w:t xml:space="preserve">, Sam </w:t>
      </w:r>
      <w:del w:id="6" w:author="Author" w:date="2025-10-15T10:08:00Z" w16du:dateUtc="2025-10-15T08:08:00Z">
        <w:r>
          <w:delText>LaRue</w:delText>
        </w:r>
      </w:del>
      <w:ins w:id="7" w:author="Author" w:date="2025-10-15T10:08:00Z" w16du:dateUtc="2025-10-15T08:08:00Z">
        <w:r>
          <w:t>LaRue</w:t>
        </w:r>
        <w:r>
          <w:rPr>
            <w:vertAlign w:val="superscript"/>
          </w:rPr>
          <w:t>2</w:t>
        </w:r>
      </w:ins>
      <w:r>
        <w:t xml:space="preserve">, Anitra E. </w:t>
      </w:r>
      <w:del w:id="8" w:author="Author" w:date="2025-10-15T10:08:00Z" w16du:dateUtc="2025-10-15T08:08:00Z">
        <w:r>
          <w:delText>Ingalls</w:delText>
        </w:r>
      </w:del>
      <w:ins w:id="9" w:author="Author" w:date="2025-10-15T10:08:00Z" w16du:dateUtc="2025-10-15T08:08:00Z">
        <w:r>
          <w:t>Ingalls</w:t>
        </w:r>
        <w:r>
          <w:rPr>
            <w:vertAlign w:val="superscript"/>
          </w:rPr>
          <w:t>1</w:t>
        </w:r>
        <w:r>
          <w:t>* (aingalls@uw.edu)</w:t>
        </w:r>
      </w:ins>
    </w:p>
    <w:p w14:paraId="2517472B" w14:textId="77777777" w:rsidR="002F6869" w:rsidRDefault="00000000">
      <w:pPr>
        <w:pStyle w:val="BodyText"/>
        <w:rPr>
          <w:ins w:id="10" w:author="Author" w:date="2025-10-15T10:08:00Z" w16du:dateUtc="2025-10-15T08:08:00Z"/>
        </w:rPr>
      </w:pPr>
      <w:ins w:id="11" w:author="Author" w:date="2025-10-15T10:08:00Z" w16du:dateUtc="2025-10-15T08:08:00Z">
        <w:r>
          <w:rPr>
            <w:vertAlign w:val="superscript"/>
          </w:rPr>
          <w:t>1</w:t>
        </w:r>
        <w:r>
          <w:t xml:space="preserve"> University of Washington, School of Oceanography, 1501 NE Boat St, Seattle, WA 98195</w:t>
        </w:r>
      </w:ins>
    </w:p>
    <w:p w14:paraId="0912096D" w14:textId="77777777" w:rsidR="002F6869" w:rsidRDefault="00000000">
      <w:pPr>
        <w:pStyle w:val="BodyText"/>
        <w:rPr>
          <w:ins w:id="12" w:author="Author" w:date="2025-10-15T10:08:00Z" w16du:dateUtc="2025-10-15T08:08:00Z"/>
        </w:rPr>
      </w:pPr>
      <w:ins w:id="13" w:author="Author" w:date="2025-10-15T10:08:00Z" w16du:dateUtc="2025-10-15T08:08:00Z">
        <w:r>
          <w:rPr>
            <w:vertAlign w:val="superscript"/>
          </w:rPr>
          <w:t>2</w:t>
        </w:r>
        <w:r>
          <w:t xml:space="preserve"> University of Washington, Department of Mechanical Engineering, 3900 E Stevens Way NE, Seattle, WA 98195</w:t>
        </w:r>
      </w:ins>
    </w:p>
    <w:p w14:paraId="1400608C" w14:textId="77777777" w:rsidR="002F6869" w:rsidRDefault="00000000">
      <w:pPr>
        <w:pStyle w:val="Heading1"/>
      </w:pPr>
      <w:bookmarkStart w:id="14" w:name="abstract"/>
      <w:r>
        <w:t>Abstract</w:t>
      </w:r>
    </w:p>
    <w:p w14:paraId="34C23A43" w14:textId="77777777" w:rsidR="001E4F85" w:rsidRDefault="00000000">
      <w:pPr>
        <w:pStyle w:val="FirstParagraph"/>
        <w:rPr>
          <w:del w:id="15" w:author="Author" w:date="2025-10-15T10:08:00Z" w16du:dateUtc="2025-10-15T08:08:00Z"/>
        </w:rPr>
      </w:pPr>
      <w:del w:id="16" w:author="Author" w:date="2025-10-15T10:08:00Z" w16du:dateUtc="2025-10-15T08:08:00Z">
        <w:r>
          <w:delText>Current mass spectrometry (MS) data formats lack accessibility, interoperability, and performance. This study evaluates 10 recent MS file formats and readers across several exploratory MS analysis metrics and compares them to a simple database representation implemented in SQLite, DuckDB, and Parquet. We found that most existing formats severely lack the documentation required for adoption and that no existing format offers a balanced combination of speed, storage space, and simplicity. In contrast, our data storage schema improved data discovery and extraction by multiple orders of magnitude with minimal overhead. We argue that these database systems offer a performant and transparent way to store MS data for exploratory analysis while reducing technical debt and allowing mass spectrometrists to leverage recent advances in data science as our own computational complexity continues to grow.</w:delText>
        </w:r>
      </w:del>
    </w:p>
    <w:p w14:paraId="6D8490B1" w14:textId="77777777" w:rsidR="002F6869" w:rsidRDefault="00000000">
      <w:pPr>
        <w:pStyle w:val="FirstParagraph"/>
        <w:rPr>
          <w:ins w:id="17" w:author="Author" w:date="2025-10-15T10:08:00Z" w16du:dateUtc="2025-10-15T08:08:00Z"/>
        </w:rPr>
      </w:pPr>
      <w:ins w:id="18" w:author="Author" w:date="2025-10-15T10:08:00Z" w16du:dateUtc="2025-10-15T08:08:00Z">
        <w:r>
          <w:t xml:space="preserve">Mass spectrometry (MS) generates large datasets that are stored in increasingly optimized and complex file types, demanding technical expertise to extract information rapidly and easily. We wondered whether a simple SQL database could hold raw MS data and allow for easily readable queries without incurring major penalties in </w:t>
        </w:r>
        <w:proofErr w:type="spellStart"/>
        <w:r>
          <w:t>read</w:t>
        </w:r>
        <w:proofErr w:type="spellEnd"/>
        <w:r>
          <w:t xml:space="preserve"> time or disk space relative to other popular MS formats. Here, we describe a basic MS schema with intuitive database tables and fields that can outperform other formats for exploratory and interactive analysis according to six data subsets commonly extracted: single scans (both MS</w:t>
        </w:r>
        <w:r>
          <w:rPr>
            <w:vertAlign w:val="superscript"/>
          </w:rPr>
          <w:t>1</w:t>
        </w:r>
        <w:r>
          <w:t xml:space="preserve"> and MS</w:t>
        </w:r>
        <w:r>
          <w:rPr>
            <w:vertAlign w:val="superscript"/>
          </w:rPr>
          <w:t>2</w:t>
        </w:r>
        <w:r>
          <w:t xml:space="preserve">), ion chromatograms, retention time ranges, and fragmentation searches (both precursor and fragment search). Additionally, we compare SQLite, </w:t>
        </w:r>
        <w:proofErr w:type="spellStart"/>
        <w:r>
          <w:t>DuckDB</w:t>
        </w:r>
        <w:proofErr w:type="spellEnd"/>
        <w:r>
          <w:t>, and Parquet implementations and find that they can perform these tasks in under a second even when the files occupy over a gigabyte of data on disk. We believe that this tidy data schema expands nicely to most forms of MS data and offers a way to transparently query datasets while preserving computational performance.</w:t>
        </w:r>
      </w:ins>
    </w:p>
    <w:p w14:paraId="11AFD6D8" w14:textId="77777777" w:rsidR="002F6869" w:rsidRDefault="00000000">
      <w:pPr>
        <w:pStyle w:val="Heading2"/>
        <w:rPr>
          <w:ins w:id="19" w:author="Author" w:date="2025-10-15T10:08:00Z" w16du:dateUtc="2025-10-15T08:08:00Z"/>
        </w:rPr>
      </w:pPr>
      <w:bookmarkStart w:id="20" w:name="key-words"/>
      <w:ins w:id="21" w:author="Author" w:date="2025-10-15T10:08:00Z" w16du:dateUtc="2025-10-15T08:08:00Z">
        <w:r>
          <w:t>Key words</w:t>
        </w:r>
      </w:ins>
    </w:p>
    <w:p w14:paraId="21D1D3FE" w14:textId="77777777" w:rsidR="002F6869" w:rsidRDefault="00000000">
      <w:pPr>
        <w:pStyle w:val="FirstParagraph"/>
        <w:rPr>
          <w:ins w:id="22" w:author="Author" w:date="2025-10-15T10:08:00Z" w16du:dateUtc="2025-10-15T08:08:00Z"/>
        </w:rPr>
      </w:pPr>
      <w:ins w:id="23" w:author="Author" w:date="2025-10-15T10:08:00Z" w16du:dateUtc="2025-10-15T08:08:00Z">
        <w:r>
          <w:t>Mass spectrometry, data storage, SQL, benchmarking, liquid chromatography, human-centered design, exploratory data analysis</w:t>
        </w:r>
      </w:ins>
    </w:p>
    <w:p w14:paraId="09BE819B" w14:textId="77777777" w:rsidR="002F6869" w:rsidRDefault="00000000">
      <w:pPr>
        <w:pStyle w:val="Heading1"/>
      </w:pPr>
      <w:bookmarkStart w:id="24" w:name="introduction"/>
      <w:bookmarkEnd w:id="14"/>
      <w:bookmarkEnd w:id="20"/>
      <w:r>
        <w:t>Introduction</w:t>
      </w:r>
    </w:p>
    <w:p w14:paraId="1A41E27A" w14:textId="77777777" w:rsidR="001E4F85" w:rsidRDefault="00000000">
      <w:pPr>
        <w:pStyle w:val="FirstParagraph"/>
        <w:rPr>
          <w:del w:id="25" w:author="Author" w:date="2025-10-15T10:08:00Z" w16du:dateUtc="2025-10-15T08:08:00Z"/>
        </w:rPr>
      </w:pPr>
      <w:del w:id="26" w:author="Author" w:date="2025-10-15T10:08:00Z" w16du:dateUtc="2025-10-15T08:08:00Z">
        <w:r>
          <w:delText>Mass spectrometry (MS) still lacks a performant data access format. The mzML file type</w:delText>
        </w:r>
        <w:r>
          <w:rPr>
            <w:vertAlign w:val="superscript"/>
          </w:rPr>
          <w:delText>1</w:delText>
        </w:r>
        <w:r>
          <w:delText xml:space="preserve">, a result of over a decade of interlaboratory collaboration and workshopping, struggles to provide rapid computational access to the </w:delText>
        </w:r>
        <w:r>
          <w:rPr>
            <w:i/>
            <w:iCs/>
          </w:rPr>
          <w:delText>m/z</w:delText>
        </w:r>
        <w:r>
          <w:delText xml:space="preserve"> and intensity pairs. This is the crucial component in nearly all mass spectrometry analysis, but mzML’s text-based XML format requires time-consuming decompression performed one scan at a time. This is largely due to its preservation of the scan as the unit of transaction while the field moves increasingly away from single-scan analysis</w:delText>
        </w:r>
        <w:r>
          <w:rPr>
            <w:vertAlign w:val="superscript"/>
          </w:rPr>
          <w:delText>2,3</w:delText>
        </w:r>
        <w:r>
          <w:delText>.</w:delText>
        </w:r>
      </w:del>
    </w:p>
    <w:p w14:paraId="6C7ED1FA" w14:textId="6C9A1665" w:rsidR="002F6869" w:rsidRDefault="00000000">
      <w:pPr>
        <w:pStyle w:val="FirstParagraph"/>
        <w:rPr>
          <w:ins w:id="27" w:author="Author" w:date="2025-10-15T10:08:00Z" w16du:dateUtc="2025-10-15T08:08:00Z"/>
        </w:rPr>
      </w:pPr>
      <w:del w:id="28" w:author="Author" w:date="2025-10-15T10:08:00Z" w16du:dateUtc="2025-10-15T08:08:00Z">
        <w:r>
          <w:delText xml:space="preserve">Alternative file formats aimed at improving data access are proposed nearly every year. </w:delText>
        </w:r>
      </w:del>
      <w:ins w:id="29" w:author="Author" w:date="2025-10-15T10:08:00Z" w16du:dateUtc="2025-10-15T08:08:00Z">
        <w:r>
          <w:t xml:space="preserve">The past fifteen years have seen a proliferation of mass spectrometry (MS) data storage format proposals. While the </w:t>
        </w:r>
        <w:proofErr w:type="spellStart"/>
        <w:r>
          <w:t>mzML</w:t>
        </w:r>
        <w:proofErr w:type="spellEnd"/>
        <w:r>
          <w:t xml:space="preserve"> file type has become the standard open-source format</w:t>
        </w:r>
        <w:r>
          <w:rPr>
            <w:vertAlign w:val="superscript"/>
          </w:rPr>
          <w:t>1</w:t>
        </w:r>
        <w:r>
          <w:t>, its text-based XML structure and emphasis on metadata preservation mean that access times are relatively slow and file sizes are substantially larger than the vendor formats. As a result, various alternatives have been introduced that optimize for read time, disk space savings, or both.</w:t>
        </w:r>
      </w:ins>
    </w:p>
    <w:p w14:paraId="584A4646" w14:textId="1FE7D432" w:rsidR="002F6869" w:rsidRDefault="00000000">
      <w:pPr>
        <w:pStyle w:val="BodyText"/>
      </w:pPr>
      <w:r>
        <w:t xml:space="preserve">These include direct improvements to the </w:t>
      </w:r>
      <w:proofErr w:type="spellStart"/>
      <w:r>
        <w:t>mzML</w:t>
      </w:r>
      <w:proofErr w:type="spellEnd"/>
      <w:r>
        <w:t xml:space="preserve"> format with </w:t>
      </w:r>
      <w:del w:id="30" w:author="Author" w:date="2025-10-15T10:08:00Z" w16du:dateUtc="2025-10-15T08:08:00Z">
        <w:r>
          <w:delText>indexing</w:delText>
        </w:r>
        <w:r>
          <w:rPr>
            <w:vertAlign w:val="superscript"/>
          </w:rPr>
          <w:delText>4</w:delText>
        </w:r>
      </w:del>
      <w:ins w:id="31" w:author="Author" w:date="2025-10-15T10:08:00Z" w16du:dateUtc="2025-10-15T08:08:00Z">
        <w:r>
          <w:t>indexing</w:t>
        </w:r>
        <w:r>
          <w:rPr>
            <w:vertAlign w:val="superscript"/>
          </w:rPr>
          <w:t>2</w:t>
        </w:r>
      </w:ins>
      <w:r>
        <w:t xml:space="preserve"> and better internal encoding of the </w:t>
      </w:r>
      <w:del w:id="32" w:author="Author" w:date="2025-10-15T10:08:00Z" w16du:dateUtc="2025-10-15T08:08:00Z">
        <w:r>
          <w:delText>data</w:delText>
        </w:r>
        <w:r>
          <w:rPr>
            <w:vertAlign w:val="superscript"/>
          </w:rPr>
          <w:delText>5</w:delText>
        </w:r>
      </w:del>
      <w:ins w:id="33" w:author="Author" w:date="2025-10-15T10:08:00Z" w16du:dateUtc="2025-10-15T08:08:00Z">
        <w:r>
          <w:t>data</w:t>
        </w:r>
        <w:r>
          <w:rPr>
            <w:vertAlign w:val="superscript"/>
          </w:rPr>
          <w:t>3</w:t>
        </w:r>
      </w:ins>
      <w:r>
        <w:t xml:space="preserve">, HDF5-based </w:t>
      </w:r>
      <w:del w:id="34" w:author="Author" w:date="2025-10-15T10:08:00Z" w16du:dateUtc="2025-10-15T08:08:00Z">
        <w:r>
          <w:delText>alternatives</w:delText>
        </w:r>
        <w:r>
          <w:rPr>
            <w:vertAlign w:val="superscript"/>
          </w:rPr>
          <w:delText>5–9</w:delText>
        </w:r>
      </w:del>
      <w:ins w:id="35" w:author="Author" w:date="2025-10-15T10:08:00Z" w16du:dateUtc="2025-10-15T08:08:00Z">
        <w:r>
          <w:t>alternatives</w:t>
        </w:r>
        <w:r>
          <w:rPr>
            <w:vertAlign w:val="superscript"/>
          </w:rPr>
          <w:t>3–7</w:t>
        </w:r>
      </w:ins>
      <w:r>
        <w:t xml:space="preserve">, relational </w:t>
      </w:r>
      <w:del w:id="36" w:author="Author" w:date="2025-10-15T10:08:00Z" w16du:dateUtc="2025-10-15T08:08:00Z">
        <w:r>
          <w:delText>databases</w:delText>
        </w:r>
        <w:r>
          <w:rPr>
            <w:vertAlign w:val="superscript"/>
          </w:rPr>
          <w:delText>10–14</w:delText>
        </w:r>
      </w:del>
      <w:ins w:id="37" w:author="Author" w:date="2025-10-15T10:08:00Z" w16du:dateUtc="2025-10-15T08:08:00Z">
        <w:r>
          <w:t>databases</w:t>
        </w:r>
        <w:r>
          <w:rPr>
            <w:vertAlign w:val="superscript"/>
          </w:rPr>
          <w:t>8–12</w:t>
        </w:r>
      </w:ins>
      <w:r>
        <w:t xml:space="preserve">, or fully custom </w:t>
      </w:r>
      <w:del w:id="38" w:author="Author" w:date="2025-10-15T10:08:00Z" w16du:dateUtc="2025-10-15T08:08:00Z">
        <w:r>
          <w:delText>alternatives</w:delText>
        </w:r>
        <w:r>
          <w:rPr>
            <w:vertAlign w:val="superscript"/>
          </w:rPr>
          <w:delText>15,16</w:delText>
        </w:r>
      </w:del>
      <w:ins w:id="39" w:author="Author" w:date="2025-10-15T10:08:00Z" w16du:dateUtc="2025-10-15T08:08:00Z">
        <w:r>
          <w:t>alternatives</w:t>
        </w:r>
        <w:r>
          <w:rPr>
            <w:vertAlign w:val="superscript"/>
          </w:rPr>
          <w:t>13,14</w:t>
        </w:r>
      </w:ins>
      <w:r>
        <w:t xml:space="preserve">. Fundamentally, these alternatives exchange ease of use for access speed and/or size on disk with clever compression algorithms and modern data structures that move away from the human-readable format of the mzML. These optimized formats </w:t>
      </w:r>
      <w:del w:id="40" w:author="Author" w:date="2025-10-15T10:08:00Z" w16du:dateUtc="2025-10-15T08:08:00Z">
        <w:r>
          <w:delText>are inherently more difficult to understand and usually lack comprehensive documentation or examples (particularly across programming languages) making it difficult for new users to enjoy their benefits or extend their functionality.</w:delText>
        </w:r>
      </w:del>
      <w:ins w:id="41" w:author="Author" w:date="2025-10-15T10:08:00Z" w16du:dateUtc="2025-10-15T08:08:00Z">
        <w:r>
          <w:t>often present a steeper learning curve, as their documentation and cross-language examples remain limited.</w:t>
        </w:r>
      </w:ins>
      <w:r>
        <w:t xml:space="preserve"> This steep learning curve, coupled with a lack of support in conversion tools such as </w:t>
      </w:r>
      <w:proofErr w:type="spellStart"/>
      <w:r>
        <w:t>Proteowizard’s</w:t>
      </w:r>
      <w:proofErr w:type="spellEnd"/>
      <w:r>
        <w:t xml:space="preserve"> </w:t>
      </w:r>
      <w:del w:id="42" w:author="Author" w:date="2025-10-15T10:08:00Z" w16du:dateUtc="2025-10-15T08:08:00Z">
        <w:r>
          <w:delText>msconvert</w:delText>
        </w:r>
        <w:r>
          <w:rPr>
            <w:vertAlign w:val="superscript"/>
          </w:rPr>
          <w:delText>17</w:delText>
        </w:r>
      </w:del>
      <w:ins w:id="43" w:author="Author" w:date="2025-10-15T10:08:00Z" w16du:dateUtc="2025-10-15T08:08:00Z">
        <w:r>
          <w:rPr>
            <w:rStyle w:val="VerbatimChar"/>
          </w:rPr>
          <w:t>msconvert</w:t>
        </w:r>
        <w:r>
          <w:rPr>
            <w:vertAlign w:val="superscript"/>
          </w:rPr>
          <w:t>15</w:t>
        </w:r>
      </w:ins>
      <w:r>
        <w:t xml:space="preserve">, has </w:t>
      </w:r>
      <w:del w:id="44" w:author="Author" w:date="2025-10-15T10:08:00Z" w16du:dateUtc="2025-10-15T08:08:00Z">
        <w:r>
          <w:delText>prevented</w:delText>
        </w:r>
      </w:del>
      <w:ins w:id="45" w:author="Author" w:date="2025-10-15T10:08:00Z" w16du:dateUtc="2025-10-15T08:08:00Z">
        <w:r>
          <w:t>slowed</w:t>
        </w:r>
      </w:ins>
      <w:r>
        <w:t xml:space="preserve"> widespread adoption of these new formats despite their clear computational advantages. </w:t>
      </w:r>
      <w:del w:id="46" w:author="Author" w:date="2025-10-15T10:08:00Z" w16du:dateUtc="2025-10-15T08:08:00Z">
        <w:r>
          <w:delText>Such</w:delText>
        </w:r>
      </w:del>
      <w:ins w:id="47" w:author="Author" w:date="2025-10-15T10:08:00Z" w16du:dateUtc="2025-10-15T08:08:00Z">
        <w:r>
          <w:t>These</w:t>
        </w:r>
      </w:ins>
      <w:r>
        <w:t xml:space="preserve"> formats </w:t>
      </w:r>
      <w:del w:id="48" w:author="Author" w:date="2025-10-15T10:08:00Z" w16du:dateUtc="2025-10-15T08:08:00Z">
        <w:r>
          <w:delText>are</w:delText>
        </w:r>
      </w:del>
      <w:ins w:id="49" w:author="Author" w:date="2025-10-15T10:08:00Z" w16du:dateUtc="2025-10-15T08:08:00Z">
        <w:r>
          <w:t>can</w:t>
        </w:r>
      </w:ins>
      <w:r>
        <w:t xml:space="preserve"> also </w:t>
      </w:r>
      <w:ins w:id="50" w:author="Author" w:date="2025-10-15T10:08:00Z" w16du:dateUtc="2025-10-15T08:08:00Z">
        <w:r>
          <w:t xml:space="preserve">be </w:t>
        </w:r>
      </w:ins>
      <w:r>
        <w:t xml:space="preserve">fragile </w:t>
      </w:r>
      <w:del w:id="51" w:author="Author" w:date="2025-10-15T10:08:00Z" w16du:dateUtc="2025-10-15T08:08:00Z">
        <w:r>
          <w:delText xml:space="preserve">in the sense that </w:delText>
        </w:r>
      </w:del>
      <w:r>
        <w:t xml:space="preserve">without community support, </w:t>
      </w:r>
      <w:del w:id="52" w:author="Author" w:date="2025-10-15T10:08:00Z" w16du:dateUtc="2025-10-15T08:08:00Z">
        <w:r>
          <w:delText>their continued development</w:delText>
        </w:r>
      </w:del>
      <w:ins w:id="53" w:author="Author" w:date="2025-10-15T10:08:00Z" w16du:dateUtc="2025-10-15T08:08:00Z">
        <w:r>
          <w:t>as maintenance often</w:t>
        </w:r>
      </w:ins>
      <w:r>
        <w:t xml:space="preserve"> depends </w:t>
      </w:r>
      <w:del w:id="54" w:author="Author" w:date="2025-10-15T10:08:00Z" w16du:dateUtc="2025-10-15T08:08:00Z">
        <w:r>
          <w:delText xml:space="preserve">entirely </w:delText>
        </w:r>
      </w:del>
      <w:r>
        <w:t>on the original developers</w:t>
      </w:r>
      <w:del w:id="55" w:author="Author" w:date="2025-10-15T10:08:00Z" w16du:dateUtc="2025-10-15T08:08:00Z">
        <w:r>
          <w:delText xml:space="preserve"> and easily become deprecated</w:delText>
        </w:r>
      </w:del>
      <w:r>
        <w:t xml:space="preserve"> (as is the case with YAFMS, Shaduf, and mz5, all of whom have links in their papers that currently redirect to missing webpages).</w:t>
      </w:r>
      <w:del w:id="56" w:author="Author" w:date="2025-10-15T10:08:00Z" w16du:dateUtc="2025-10-15T08:08:00Z">
        <w:r>
          <w:delText xml:space="preserve"> A simple, speedy, and small MS data format remains very much in demand.</w:delText>
        </w:r>
      </w:del>
    </w:p>
    <w:p w14:paraId="3476DF58" w14:textId="13627BCA" w:rsidR="002F6869" w:rsidRDefault="00000000">
      <w:pPr>
        <w:pStyle w:val="BodyText"/>
      </w:pPr>
      <w:ins w:id="57" w:author="Author" w:date="2025-10-15T10:08:00Z" w16du:dateUtc="2025-10-15T08:08:00Z">
        <w:r>
          <w:t xml:space="preserve">However, we did not discover a method of storing MS data that emphasized simplicity and thereby ease of use. We wondered whether a rudimentary relational database system would be an effective way to quickly and easily query MS data for exploratory work while reducing the complexity required for such queries. </w:t>
        </w:r>
      </w:ins>
      <w:r>
        <w:t xml:space="preserve">Relational databases are not new for MS workflows (see references above) and compete predominantly with HDF5-based methods. Both of these systems are widely used for big data and can be applied to MS data in a </w:t>
      </w:r>
      <w:del w:id="58" w:author="Author" w:date="2025-10-15T10:08:00Z" w16du:dateUtc="2025-10-15T08:08:00Z">
        <w:r>
          <w:delText>plethora</w:delText>
        </w:r>
      </w:del>
      <w:ins w:id="59" w:author="Author" w:date="2025-10-15T10:08:00Z" w16du:dateUtc="2025-10-15T08:08:00Z">
        <w:r>
          <w:t>variety</w:t>
        </w:r>
      </w:ins>
      <w:r>
        <w:t xml:space="preserve"> of ways, leading to the proliferation of implementations we see today. Both backends provide excellent universality, larger-than-memory support, and rapid access to data, but HDF5-based systems excel at self-description and hierarchical </w:t>
      </w:r>
      <w:del w:id="60" w:author="Author" w:date="2025-10-15T10:08:00Z" w16du:dateUtc="2025-10-15T08:08:00Z">
        <w:r>
          <w:delText>structures</w:delText>
        </w:r>
        <w:r>
          <w:rPr>
            <w:vertAlign w:val="superscript"/>
          </w:rPr>
          <w:delText>9</w:delText>
        </w:r>
      </w:del>
      <w:ins w:id="61" w:author="Author" w:date="2025-10-15T10:08:00Z" w16du:dateUtc="2025-10-15T08:08:00Z">
        <w:r>
          <w:t>structures</w:t>
        </w:r>
        <w:r>
          <w:rPr>
            <w:vertAlign w:val="superscript"/>
          </w:rPr>
          <w:t>7</w:t>
        </w:r>
      </w:ins>
      <w:r>
        <w:t xml:space="preserve"> while the relational database model is optimized for multi-table queries using a consistent </w:t>
      </w:r>
      <w:del w:id="62" w:author="Author" w:date="2025-10-15T10:08:00Z" w16du:dateUtc="2025-10-15T08:08:00Z">
        <w:r>
          <w:delText>syntax</w:delText>
        </w:r>
        <w:r>
          <w:rPr>
            <w:vertAlign w:val="superscript"/>
          </w:rPr>
          <w:delText>18</w:delText>
        </w:r>
      </w:del>
      <w:ins w:id="63" w:author="Author" w:date="2025-10-15T10:08:00Z" w16du:dateUtc="2025-10-15T08:08:00Z">
        <w:r>
          <w:t>syntax</w:t>
        </w:r>
        <w:r>
          <w:rPr>
            <w:vertAlign w:val="superscript"/>
          </w:rPr>
          <w:t>16</w:t>
        </w:r>
      </w:ins>
      <w:r>
        <w:t xml:space="preserve">. Relational databases are increasingly seen in MS workflows for both raw and processed data, with SQLite backends now supported in the popular </w:t>
      </w:r>
      <w:proofErr w:type="spellStart"/>
      <w:r>
        <w:t>peakpicking</w:t>
      </w:r>
      <w:proofErr w:type="spellEnd"/>
      <w:r>
        <w:t xml:space="preserve"> software </w:t>
      </w:r>
      <w:del w:id="64" w:author="Author" w:date="2025-10-15T10:08:00Z" w16du:dateUtc="2025-10-15T08:08:00Z">
        <w:r>
          <w:delText>xcms</w:delText>
        </w:r>
        <w:r>
          <w:rPr>
            <w:vertAlign w:val="superscript"/>
          </w:rPr>
          <w:delText>19</w:delText>
        </w:r>
      </w:del>
      <w:ins w:id="65" w:author="Author" w:date="2025-10-15T10:08:00Z" w16du:dateUtc="2025-10-15T08:08:00Z">
        <w:r>
          <w:t>xcms</w:t>
        </w:r>
        <w:r>
          <w:rPr>
            <w:vertAlign w:val="superscript"/>
          </w:rPr>
          <w:t>17</w:t>
        </w:r>
      </w:ins>
      <w:r>
        <w:t xml:space="preserve"> via the Spectra </w:t>
      </w:r>
      <w:del w:id="66" w:author="Author" w:date="2025-10-15T10:08:00Z" w16du:dateUtc="2025-10-15T08:08:00Z">
        <w:r>
          <w:delText>package</w:delText>
        </w:r>
        <w:r>
          <w:rPr>
            <w:vertAlign w:val="superscript"/>
          </w:rPr>
          <w:delText>20</w:delText>
        </w:r>
      </w:del>
      <w:ins w:id="67" w:author="Author" w:date="2025-10-15T10:08:00Z" w16du:dateUtc="2025-10-15T08:08:00Z">
        <w:r>
          <w:t>package</w:t>
        </w:r>
        <w:r>
          <w:rPr>
            <w:vertAlign w:val="superscript"/>
          </w:rPr>
          <w:t>18</w:t>
        </w:r>
      </w:ins>
      <w:r>
        <w:t xml:space="preserve"> (though in-memory and HDF5 options are also supported) and on </w:t>
      </w:r>
      <w:del w:id="68" w:author="Author" w:date="2025-10-15T10:08:00Z" w16du:dateUtc="2025-10-15T08:08:00Z">
        <w:r>
          <w:delText>MetabolomicsWorkbench</w:delText>
        </w:r>
        <w:r>
          <w:rPr>
            <w:vertAlign w:val="superscript"/>
          </w:rPr>
          <w:delText>21</w:delText>
        </w:r>
      </w:del>
      <w:ins w:id="69" w:author="Author" w:date="2025-10-15T10:08:00Z" w16du:dateUtc="2025-10-15T08:08:00Z">
        <w:r>
          <w:t>MetabolomicsWorkbench</w:t>
        </w:r>
        <w:r>
          <w:rPr>
            <w:vertAlign w:val="superscript"/>
          </w:rPr>
          <w:t>19</w:t>
        </w:r>
      </w:ins>
      <w:r>
        <w:t xml:space="preserve"> while the development of </w:t>
      </w:r>
      <w:del w:id="70" w:author="Author" w:date="2025-10-15T10:08:00Z" w16du:dateUtc="2025-10-15T08:08:00Z">
        <w:r>
          <w:delText>MassQL</w:delText>
        </w:r>
        <w:r>
          <w:rPr>
            <w:vertAlign w:val="superscript"/>
          </w:rPr>
          <w:delText>22</w:delText>
        </w:r>
      </w:del>
      <w:ins w:id="71" w:author="Author" w:date="2025-10-15T10:08:00Z" w16du:dateUtc="2025-10-15T08:08:00Z">
        <w:r>
          <w:t>MassQL</w:t>
        </w:r>
        <w:r>
          <w:rPr>
            <w:vertAlign w:val="superscript"/>
          </w:rPr>
          <w:t>20</w:t>
        </w:r>
      </w:ins>
      <w:r>
        <w:t xml:space="preserve"> demonstrates the increasing comfort that MS analysts have with the adoption of SQL.</w:t>
      </w:r>
    </w:p>
    <w:p w14:paraId="4F630CBB" w14:textId="77777777" w:rsidR="002F6869" w:rsidRDefault="00000000">
      <w:pPr>
        <w:pStyle w:val="BodyText"/>
      </w:pPr>
      <w:r>
        <w:t xml:space="preserve">Relational databases also have several distinct advantages over hierarchical or text-based systems, particularly in performing searches for subsets of data via indices. Importantly, this indexing differs from the byte-offset indexes that already exist in the indexed mzML and HDF5 formats because the search for a particular subset cannot be done efficiently with a byte-offset index when the </w:t>
      </w:r>
      <w:r>
        <w:rPr>
          <w:i/>
          <w:iCs/>
        </w:rPr>
        <w:t>m/z</w:t>
      </w:r>
      <w:r>
        <w:t xml:space="preserve"> data is encoded (whether by numpress, zlib, or just base64), though access to a particular scan can be incredibly rapid. Additionally, data from multiple samples can be stored together in a single database table to permit queries of all dataset samples to be performed without looping through each file in turn. This differs from existing formats like mzDB, MzTree, and mzMD and thereby avoids the associated computational overhead and query complexity.</w:t>
      </w:r>
    </w:p>
    <w:p w14:paraId="25EC5301" w14:textId="4433A1B7" w:rsidR="002F6869" w:rsidRDefault="00000000">
      <w:pPr>
        <w:pStyle w:val="BodyText"/>
      </w:pPr>
      <w:r>
        <w:t xml:space="preserve">SQL databases also allow mass spectrometrists to access the </w:t>
      </w:r>
      <w:ins w:id="72" w:author="Author" w:date="2025-10-15T10:08:00Z" w16du:dateUtc="2025-10-15T08:08:00Z">
        <w:r>
          <w:t xml:space="preserve">extensive documentation, </w:t>
        </w:r>
      </w:ins>
      <w:r>
        <w:t>continual improvements</w:t>
      </w:r>
      <w:ins w:id="73" w:author="Author" w:date="2025-10-15T10:08:00Z" w16du:dateUtc="2025-10-15T08:08:00Z">
        <w:r>
          <w:t>,</w:t>
        </w:r>
      </w:ins>
      <w:r>
        <w:t xml:space="preserve"> and long-term stability produced by the industries who specialize in these. While HDF5 is a common scientific data format, databases are constantly under development by industry titans deeply invested in their maintenance and optimization. Online analytical processing (OLAP) methods are particularly well suited for MS data given their optimization for read speed under the assumption of infrequent transactions, making modern systems such as </w:t>
      </w:r>
      <w:del w:id="74" w:author="Author" w:date="2025-10-15T10:08:00Z" w16du:dateUtc="2025-10-15T08:08:00Z">
        <w:r>
          <w:delText>DuckDB</w:delText>
        </w:r>
        <w:r>
          <w:rPr>
            <w:vertAlign w:val="superscript"/>
          </w:rPr>
          <w:delText>23</w:delText>
        </w:r>
      </w:del>
      <w:ins w:id="75" w:author="Author" w:date="2025-10-15T10:08:00Z" w16du:dateUtc="2025-10-15T08:08:00Z">
        <w:r>
          <w:t>DuckDB</w:t>
        </w:r>
        <w:r>
          <w:rPr>
            <w:vertAlign w:val="superscript"/>
          </w:rPr>
          <w:t>21</w:t>
        </w:r>
      </w:ins>
      <w:r>
        <w:t xml:space="preserve"> or Apache’s Parquet formats highly appealing while preserving the familiar file-based serverless approach.</w:t>
      </w:r>
      <w:ins w:id="76" w:author="Author" w:date="2025-10-15T10:08:00Z" w16du:dateUtc="2025-10-15T08:08:00Z">
        <w:r>
          <w:t xml:space="preserve"> These formats are also increasingly of interest to ongoing initiatives such as arcMS</w:t>
        </w:r>
        <w:r>
          <w:rPr>
            <w:vertAlign w:val="superscript"/>
          </w:rPr>
          <w:t>22</w:t>
        </w:r>
        <w:r>
          <w:t xml:space="preserve"> and mzPeak</w:t>
        </w:r>
        <w:r>
          <w:rPr>
            <w:vertAlign w:val="superscript"/>
          </w:rPr>
          <w:t>23</w:t>
        </w:r>
        <w:r>
          <w:t>.</w:t>
        </w:r>
      </w:ins>
    </w:p>
    <w:p w14:paraId="76390482" w14:textId="77777777" w:rsidR="002F6869" w:rsidRDefault="00000000">
      <w:pPr>
        <w:pStyle w:val="BodyText"/>
      </w:pPr>
      <w:r>
        <w:t>Our previous work showed how the ragged arrays of MS data can be converted into a tidy database table in memory</w:t>
      </w:r>
      <w:r>
        <w:rPr>
          <w:vertAlign w:val="superscript"/>
        </w:rPr>
        <w:t>24</w:t>
      </w:r>
      <w:r>
        <w:t xml:space="preserve"> and we now logically extend that method into proper database storage on disk. Here, we test the hypothesis that a “vanilla” implementation of a relational database which exposes the raw </w:t>
      </w:r>
      <w:r>
        <w:rPr>
          <w:i/>
          <w:iCs/>
        </w:rPr>
        <w:t>m/z</w:t>
      </w:r>
      <w:r>
        <w:t xml:space="preserve"> and intensity pairs is an intuitive and performant way of storing MS data for exploratory analysis, visualization, and quality control. We compare the time and space required to extract a representative data subset under six conditions and perform these tests on multiple databases as well as mzML and other MS data formats. Our specific questions were:</w:t>
      </w:r>
    </w:p>
    <w:p w14:paraId="046EE372" w14:textId="77777777" w:rsidR="002F6869" w:rsidRDefault="00000000">
      <w:pPr>
        <w:pStyle w:val="Compact"/>
        <w:numPr>
          <w:ilvl w:val="0"/>
          <w:numId w:val="13"/>
        </w:numPr>
      </w:pPr>
      <w:r>
        <w:t>Is there a simple database schema that enables exploratory MS queries with basic SQL statements?</w:t>
      </w:r>
    </w:p>
    <w:p w14:paraId="2D183567" w14:textId="77777777" w:rsidR="002F6869" w:rsidRDefault="00000000">
      <w:pPr>
        <w:pStyle w:val="Compact"/>
        <w:numPr>
          <w:ilvl w:val="0"/>
          <w:numId w:val="13"/>
        </w:numPr>
      </w:pPr>
      <w:r>
        <w:t>How expensive in time and (disk) space is it to access MS data in SQLite, DuckDB, and Parquet formats?</w:t>
      </w:r>
    </w:p>
    <w:p w14:paraId="14C5719C" w14:textId="77777777" w:rsidR="002F6869" w:rsidRDefault="00000000">
      <w:pPr>
        <w:pStyle w:val="Compact"/>
        <w:numPr>
          <w:ilvl w:val="0"/>
          <w:numId w:val="13"/>
        </w:numPr>
      </w:pPr>
      <w:r>
        <w:t>How does this cost compare to more complex MS storage formats that have been previously proposed?</w:t>
      </w:r>
    </w:p>
    <w:p w14:paraId="75A42232" w14:textId="77777777" w:rsidR="002F6869" w:rsidRDefault="00000000">
      <w:pPr>
        <w:pStyle w:val="Heading1"/>
      </w:pPr>
      <w:bookmarkStart w:id="77" w:name="experimental-section"/>
      <w:bookmarkEnd w:id="24"/>
      <w:r>
        <w:t>Experimental section</w:t>
      </w:r>
    </w:p>
    <w:p w14:paraId="34C0BEAB" w14:textId="0BCFBF34" w:rsidR="002F6869" w:rsidRDefault="00000000">
      <w:pPr>
        <w:pStyle w:val="FirstParagraph"/>
      </w:pPr>
      <w:r>
        <w:t xml:space="preserve">We chose to focus on liquid-chromatography mass-spectrometry (LC-MS) data given its widespread use and fundamentally simple raw data structure with entries consisting of retention time, </w:t>
      </w:r>
      <w:r>
        <w:rPr>
          <w:i/>
          <w:iCs/>
        </w:rPr>
        <w:t>m/z</w:t>
      </w:r>
      <w:r>
        <w:t>, and intensity, though the tidy framework here can be extended easily to other MS data (Supplemental Figure 1). We performed a literature search for mass-spectrometry data formats that have been published in the last 15 years and attempted to find or construct parsers for each format in Python, a popular high-level interpreted language. Each parser was written to perform three common exploratory data analysis operations on full-scan data and three common operations on MS/MS fragmentation data. Full scan queries consisted of 1) single scan extraction by scan number, 2) retention time range extraction of all scans within a specified retention time range, and 3) chromatogram extraction, which collects the ions within a specified parts-per-million (PPM) error of a known mass. These queries generally correspond to the methods used in Bouyssié et al. (2015)</w:t>
      </w:r>
      <w:del w:id="78" w:author="Author" w:date="2025-10-15T10:08:00Z" w16du:dateUtc="2025-10-15T08:08:00Z">
        <w:r>
          <w:rPr>
            <w:vertAlign w:val="superscript"/>
          </w:rPr>
          <w:delText>11</w:delText>
        </w:r>
      </w:del>
      <w:ins w:id="79" w:author="Author" w:date="2025-10-15T10:08:00Z" w16du:dateUtc="2025-10-15T08:08:00Z">
        <w:r>
          <w:rPr>
            <w:vertAlign w:val="superscript"/>
          </w:rPr>
          <w:t>9</w:t>
        </w:r>
      </w:ins>
      <w:r>
        <w:t xml:space="preserve">, which performed similar tests benchmarking the mzDB format against mz5 and an mzML parser. Note that the chromatogram extraction does not extract a precompiled chromatogram of the sort commonly found at the end of mzML files or as a result of SIM/PRM analysis but instead refers to sifting through the raw data for data tuples with an </w:t>
      </w:r>
      <w:r>
        <w:rPr>
          <w:i/>
          <w:iCs/>
        </w:rPr>
        <w:t>m/z</w:t>
      </w:r>
      <w:r>
        <w:t xml:space="preserve"> value between specified bounds. MS/MS queries involved extracting three relevant subsets, consisting of 1) a single scan extraction by scan number similar to that of the full scan, 2) extraction of all the fragments associated with a precursor </w:t>
      </w:r>
      <w:r>
        <w:rPr>
          <w:i/>
          <w:iCs/>
        </w:rPr>
        <w:t>m/z</w:t>
      </w:r>
      <w:r>
        <w:t xml:space="preserve"> within a given PPM, and 3) extraction of all fragments with </w:t>
      </w:r>
      <w:r>
        <w:rPr>
          <w:i/>
          <w:iCs/>
        </w:rPr>
        <w:t>m/z</w:t>
      </w:r>
      <w:r>
        <w:t xml:space="preserve"> values within a given PPM.</w:t>
      </w:r>
    </w:p>
    <w:p w14:paraId="615F6C2D" w14:textId="77777777" w:rsidR="002F6869" w:rsidRDefault="00000000">
      <w:pPr>
        <w:pStyle w:val="BodyText"/>
      </w:pPr>
      <w:r>
        <w:t>We explored the available documentation on PyPI and Github for each mass spectrometry data format and either identified existing functions and packages that would perform the above queries or wrote our own functions if necessary.</w:t>
      </w:r>
    </w:p>
    <w:p w14:paraId="24C5F42F" w14:textId="77777777" w:rsidR="002F6869" w:rsidRDefault="00000000">
      <w:pPr>
        <w:pStyle w:val="Heading2"/>
      </w:pPr>
      <w:bookmarkStart w:id="80" w:name="Xfe9fc8ce635cf7931d3f2399fb458aa7ef2cfa5"/>
      <w:r>
        <w:t>Mass-spectrometry files and software used</w:t>
      </w:r>
    </w:p>
    <w:p w14:paraId="59356FE3" w14:textId="77777777" w:rsidR="002F6869" w:rsidRDefault="00000000">
      <w:pPr>
        <w:pStyle w:val="FirstParagraph"/>
      </w:pPr>
      <w:r>
        <w:t>We browsed Metabolights</w:t>
      </w:r>
      <w:r>
        <w:rPr>
          <w:vertAlign w:val="superscript"/>
        </w:rPr>
        <w:t>25</w:t>
      </w:r>
      <w:r>
        <w:t xml:space="preserve"> for suitable LC-MS datasets, looking for studies that included 100+ gigabytes of data from both full scan and MS/MS analysis. We were also restricted to the Thermo Scientific .raw file format, as it was the most widely supported by alternative MS storage methods. We also excluded polarity-switching data as it is unclear whether all converters would be able to separate scans based on polarity.</w:t>
      </w:r>
    </w:p>
    <w:p w14:paraId="721235DF" w14:textId="77777777" w:rsidR="002F6869" w:rsidRDefault="00000000">
      <w:pPr>
        <w:pStyle w:val="BodyText"/>
      </w:pPr>
      <w:r>
        <w:t xml:space="preserve">Files were downloaded as .raw. mzML, mz5, and mzMLb were all natively supported by Proteowizard’s </w:t>
      </w:r>
      <w:r>
        <w:rPr>
          <w:rStyle w:val="VerbatimChar"/>
        </w:rPr>
        <w:t>msconvert</w:t>
      </w:r>
      <w:r>
        <w:t xml:space="preserve"> software (version 3.0.25009) while MZA (v1.24.11.16) and mzDB (v0.9.10_build20170802) had separate extensions to this executable enabling their own conversion. MzTree and mzMD were converted via their GUI which did not have release or versioning information available but were downloaded from Github (</w:t>
      </w:r>
      <w:hyperlink r:id="rId5">
        <w:r>
          <w:rPr>
            <w:rStyle w:val="Hyperlink"/>
          </w:rPr>
          <w:t>https://github.com/optimusmoose/MZTree</w:t>
        </w:r>
      </w:hyperlink>
      <w:r>
        <w:t xml:space="preserve"> and </w:t>
      </w:r>
      <w:hyperlink r:id="rId6">
        <w:r>
          <w:rPr>
            <w:rStyle w:val="Hyperlink"/>
          </w:rPr>
          <w:t>https://github.com/yrm9837/mzMD-java</w:t>
        </w:r>
      </w:hyperlink>
      <w:r>
        <w:t>, respectively) and built via Maven (v3.9.9) for Java (v21.0.6). SQL databases were built using Python 3.11.11 with SQLite (v3.48.0) via the Python sqlite3 package (v2.6.0), DuckDB via the duckdb package (v1.1.3), and Parquet files via the pyarrow package (v19.0.0).</w:t>
      </w:r>
    </w:p>
    <w:p w14:paraId="3FA9A71F" w14:textId="77777777" w:rsidR="002F6869" w:rsidRDefault="00000000">
      <w:pPr>
        <w:pStyle w:val="BodyText"/>
      </w:pPr>
      <w:r>
        <w:t>mzML access was done with Python’s pyteomics package (v4.7.5), the pymzml package (v2.5.10), and the pyopenms package (3.0.0.dev20230306). MZA files were accessed via the mzapy library (v1.8.dev4 from the no_full_mz_array branch on Github) and via custom code built around the h5py package (3.12.1). Custom parsers were required for mzDB, mz5, MzTree, and mzMD.</w:t>
      </w:r>
    </w:p>
    <w:p w14:paraId="6A7D1485" w14:textId="77777777" w:rsidR="002F6869" w:rsidRDefault="00000000">
      <w:pPr>
        <w:pStyle w:val="Heading2"/>
      </w:pPr>
      <w:bookmarkStart w:id="81" w:name="database-schema"/>
      <w:bookmarkEnd w:id="80"/>
      <w:r>
        <w:t>Database schema</w:t>
      </w:r>
    </w:p>
    <w:p w14:paraId="5B891E5D" w14:textId="77777777" w:rsidR="002F6869" w:rsidRDefault="00000000">
      <w:pPr>
        <w:pStyle w:val="FirstParagraph"/>
      </w:pPr>
      <w:r>
        <w:t xml:space="preserve">The “vanilla” database style proposed here abandons a 1:1 representation of the original vendor-specific file. This decision was made after discussion with a wide variety of experts, all of whom preserved the original MS files even after conversion to another file type, indicating that a highly-performant addition is more important than direct replacement. Here, we map MS concepts (retention time, drift time, spatial coordinate, </w:t>
      </w:r>
      <w:r>
        <w:rPr>
          <w:i/>
          <w:iCs/>
        </w:rPr>
        <w:t>m/z</w:t>
      </w:r>
      <w:r>
        <w:t xml:space="preserve">, intensity, etc.) directly to database fields to make downstream processing as intuitive as possible. Metadata is stored separately in </w:t>
      </w:r>
      <w:r>
        <w:rPr>
          <w:rStyle w:val="VerbatimChar"/>
        </w:rPr>
        <w:t>file_info</w:t>
      </w:r>
      <w:r>
        <w:t xml:space="preserve"> and </w:t>
      </w:r>
      <w:r>
        <w:rPr>
          <w:rStyle w:val="VerbatimChar"/>
        </w:rPr>
        <w:t>scan_info</w:t>
      </w:r>
      <w:r>
        <w:t xml:space="preserve"> tables that are linked by filename and scan number (Figure 1). We do not force compression of any of these fields because we find that decoding compressed data is both a slow and unintuitive step, though automatic compression is supplied by the DuckDB and Parquet file types.</w:t>
      </w:r>
    </w:p>
    <w:p w14:paraId="3BE6D993" w14:textId="77777777" w:rsidR="001E4F85" w:rsidRDefault="00000000">
      <w:pPr>
        <w:pStyle w:val="BodyText"/>
        <w:rPr>
          <w:del w:id="82" w:author="Author" w:date="2025-10-15T10:08:00Z" w16du:dateUtc="2025-10-15T08:08:00Z"/>
        </w:rPr>
      </w:pPr>
      <w:del w:id="83" w:author="Author" w:date="2025-10-15T10:08:00Z" w16du:dateUtc="2025-10-15T08:08:00Z">
        <w:r>
          <w:rPr>
            <w:noProof/>
          </w:rPr>
          <w:drawing>
            <wp:inline distT="0" distB="0" distL="0" distR="0" wp14:anchorId="2235B246" wp14:editId="0104E10E">
              <wp:extent cx="5943600" cy="45720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db_fig.png"/>
                      <pic:cNvPicPr>
                        <a:picLocks noChangeAspect="1" noChangeArrowheads="1"/>
                      </pic:cNvPicPr>
                    </pic:nvPicPr>
                    <pic:blipFill>
                      <a:blip r:embed="rId7"/>
                      <a:stretch>
                        <a:fillRect/>
                      </a:stretch>
                    </pic:blipFill>
                    <pic:spPr bwMode="auto">
                      <a:xfrm>
                        <a:off x="0" y="0"/>
                        <a:ext cx="5943600" cy="4572000"/>
                      </a:xfrm>
                      <a:prstGeom prst="rect">
                        <a:avLst/>
                      </a:prstGeom>
                      <a:noFill/>
                      <a:ln w="9525">
                        <a:noFill/>
                        <a:headEnd/>
                        <a:tailEnd/>
                      </a:ln>
                    </pic:spPr>
                  </pic:pic>
                </a:graphicData>
              </a:graphic>
            </wp:inline>
          </w:drawing>
        </w:r>
      </w:del>
    </w:p>
    <w:p w14:paraId="365EACC7" w14:textId="77777777" w:rsidR="002F6869" w:rsidRDefault="00000000">
      <w:pPr>
        <w:pStyle w:val="BodyText"/>
        <w:rPr>
          <w:ins w:id="84" w:author="Author" w:date="2025-10-15T10:08:00Z" w16du:dateUtc="2025-10-15T08:08:00Z"/>
        </w:rPr>
      </w:pPr>
      <w:ins w:id="85" w:author="Author" w:date="2025-10-15T10:08:00Z" w16du:dateUtc="2025-10-15T08:08:00Z">
        <w:r>
          <w:rPr>
            <w:noProof/>
          </w:rPr>
          <w:drawing>
            <wp:inline distT="0" distB="0" distL="0" distR="0">
              <wp:extent cx="5943600" cy="45720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db_fig.png"/>
                      <pic:cNvPicPr>
                        <a:picLocks noChangeAspect="1" noChangeArrowheads="1"/>
                      </pic:cNvPicPr>
                    </pic:nvPicPr>
                    <pic:blipFill>
                      <a:blip r:embed="rId7"/>
                      <a:stretch>
                        <a:fillRect/>
                      </a:stretch>
                    </pic:blipFill>
                    <pic:spPr bwMode="auto">
                      <a:xfrm>
                        <a:off x="0" y="0"/>
                        <a:ext cx="5943600" cy="4572000"/>
                      </a:xfrm>
                      <a:prstGeom prst="rect">
                        <a:avLst/>
                      </a:prstGeom>
                      <a:noFill/>
                      <a:ln w="9525">
                        <a:noFill/>
                        <a:headEnd/>
                        <a:tailEnd/>
                      </a:ln>
                    </pic:spPr>
                  </pic:pic>
                </a:graphicData>
              </a:graphic>
            </wp:inline>
          </w:drawing>
        </w:r>
      </w:ins>
    </w:p>
    <w:p w14:paraId="691723B6" w14:textId="77777777" w:rsidR="002F6869" w:rsidRDefault="00000000">
      <w:pPr>
        <w:pStyle w:val="BodyText"/>
      </w:pPr>
      <w:r>
        <w:rPr>
          <w:i/>
          <w:iCs/>
        </w:rPr>
        <w:t>Figure 1: Database schema for an example MS/MS dataset showing the organization of mass-spectrometry data into tables. Fields of interest are easily queryable with simple SQL commands as shown in the table at bottom.</w:t>
      </w:r>
    </w:p>
    <w:p w14:paraId="37C1D9A8" w14:textId="77777777" w:rsidR="002F6869" w:rsidRDefault="00000000">
      <w:pPr>
        <w:pStyle w:val="Heading2"/>
      </w:pPr>
      <w:bookmarkStart w:id="86" w:name="time-and-space-testing"/>
      <w:bookmarkEnd w:id="81"/>
      <w:r>
        <w:t>Time and space testing</w:t>
      </w:r>
    </w:p>
    <w:p w14:paraId="22C7C206" w14:textId="1B9C967A" w:rsidR="002F6869" w:rsidRDefault="00000000">
      <w:pPr>
        <w:pStyle w:val="FirstParagraph"/>
      </w:pPr>
      <w:r>
        <w:t xml:space="preserve">We randomly sampled </w:t>
      </w:r>
      <w:del w:id="87" w:author="Author" w:date="2025-10-15T10:08:00Z" w16du:dateUtc="2025-10-15T08:08:00Z">
        <w:r>
          <w:delText>a single file</w:delText>
        </w:r>
      </w:del>
      <w:ins w:id="88" w:author="Author" w:date="2025-10-15T10:08:00Z" w16du:dateUtc="2025-10-15T08:08:00Z">
        <w:r>
          <w:t>five files</w:t>
        </w:r>
      </w:ins>
      <w:r>
        <w:t xml:space="preserve"> out of the full dataset for comparison across metrics and file formats (20220923_LEAP-POS_QC04</w:t>
      </w:r>
      <w:del w:id="89" w:author="Author" w:date="2025-10-15T10:08:00Z" w16du:dateUtc="2025-10-15T08:08:00Z">
        <w:r>
          <w:delText>).</w:delText>
        </w:r>
      </w:del>
      <w:ins w:id="90" w:author="Author" w:date="2025-10-15T10:08:00Z" w16du:dateUtc="2025-10-15T08:08:00Z">
        <w:r>
          <w:t>, 20220923_LEAP-POS_S036, 20220929_LEAP-POS_BL14B, 20221001_LEAP-POS_QC20, and 20230303_LEAP02_B2_POS_S054).</w:t>
        </w:r>
      </w:ins>
      <w:r>
        <w:t xml:space="preserve"> We sampled </w:t>
      </w:r>
      <w:del w:id="91" w:author="Author" w:date="2025-10-15T10:08:00Z" w16du:dateUtc="2025-10-15T08:08:00Z">
        <w:r>
          <w:delText>100</w:delText>
        </w:r>
      </w:del>
      <w:ins w:id="92" w:author="Author" w:date="2025-10-15T10:08:00Z" w16du:dateUtc="2025-10-15T08:08:00Z">
        <w:r>
          <w:t>10</w:t>
        </w:r>
      </w:ins>
      <w:r>
        <w:t xml:space="preserve"> random scan numbers using </w:t>
      </w:r>
      <w:del w:id="93" w:author="Author" w:date="2025-10-15T10:08:00Z" w16du:dateUtc="2025-10-15T08:08:00Z">
        <w:r>
          <w:delText>SQLite’s ORDER BY RANDOM()</w:delText>
        </w:r>
      </w:del>
      <w:ins w:id="94" w:author="Author" w:date="2025-10-15T10:08:00Z" w16du:dateUtc="2025-10-15T08:08:00Z">
        <w:r>
          <w:t xml:space="preserve">Python’s </w:t>
        </w:r>
        <w:proofErr w:type="spellStart"/>
        <w:proofErr w:type="gramStart"/>
        <w:r>
          <w:rPr>
            <w:rStyle w:val="VerbatimChar"/>
          </w:rPr>
          <w:t>random.randint</w:t>
        </w:r>
      </w:ins>
      <w:proofErr w:type="spellEnd"/>
      <w:proofErr w:type="gramEnd"/>
      <w:r>
        <w:t xml:space="preserve"> function</w:t>
      </w:r>
      <w:ins w:id="95" w:author="Author" w:date="2025-10-15T10:08:00Z" w16du:dateUtc="2025-10-15T08:08:00Z">
        <w:r>
          <w:t xml:space="preserve"> with a seed of 123</w:t>
        </w:r>
      </w:ins>
      <w:r>
        <w:t xml:space="preserve"> and pulled out the largest ions for chromatogram extraction using a </w:t>
      </w:r>
      <w:proofErr w:type="gramStart"/>
      <w:r>
        <w:t>10 ppm</w:t>
      </w:r>
      <w:proofErr w:type="gramEnd"/>
      <w:r>
        <w:t xml:space="preserve"> mass range window. Retention time ranges were the highest-intensity retention time of each ion chromatogram plus or minus one minute. Similarly, the largest fragments by intensity were used for the MS/MS metrics with a 10 ppm mass range exclusion window.</w:t>
      </w:r>
    </w:p>
    <w:p w14:paraId="646B184D" w14:textId="77777777" w:rsidR="002F6869" w:rsidRDefault="00000000">
      <w:pPr>
        <w:pStyle w:val="BodyText"/>
        <w:rPr>
          <w:ins w:id="96" w:author="Author" w:date="2025-10-15T10:08:00Z" w16du:dateUtc="2025-10-15T08:08:00Z"/>
        </w:rPr>
      </w:pPr>
      <w:r>
        <w:t xml:space="preserve">Timing was performed via Python’s </w:t>
      </w:r>
      <w:r>
        <w:rPr>
          <w:rStyle w:val="VerbatimChar"/>
          <w:rPrChange w:id="97" w:author="Author" w:date="2025-10-15T10:08:00Z" w16du:dateUtc="2025-10-15T08:08:00Z">
            <w:rPr/>
          </w:rPrChange>
        </w:rPr>
        <w:t>timeit</w:t>
      </w:r>
      <w:r>
        <w:t xml:space="preserve"> library and the </w:t>
      </w:r>
      <w:r>
        <w:rPr>
          <w:rStyle w:val="VerbatimChar"/>
          <w:rPrChange w:id="98" w:author="Author" w:date="2025-10-15T10:08:00Z" w16du:dateUtc="2025-10-15T08:08:00Z">
            <w:rPr/>
          </w:rPrChange>
        </w:rPr>
        <w:t>timeit.repeat</w:t>
      </w:r>
      <w:r>
        <w:t xml:space="preserve"> function, with the various file formats as the innermost loop to ensure bias over time was distributed equally among function calls. File sizes were estimated using Python’s </w:t>
      </w:r>
      <w:r>
        <w:rPr>
          <w:rStyle w:val="VerbatimChar"/>
          <w:rPrChange w:id="99" w:author="Author" w:date="2025-10-15T10:08:00Z" w16du:dateUtc="2025-10-15T08:08:00Z">
            <w:rPr/>
          </w:rPrChange>
        </w:rPr>
        <w:t>os</w:t>
      </w:r>
      <w:r>
        <w:t xml:space="preserve"> library with </w:t>
      </w:r>
      <w:r>
        <w:rPr>
          <w:rStyle w:val="VerbatimChar"/>
          <w:rPrChange w:id="100" w:author="Author" w:date="2025-10-15T10:08:00Z" w16du:dateUtc="2025-10-15T08:08:00Z">
            <w:rPr/>
          </w:rPrChange>
        </w:rPr>
        <w:t>os.path.getsize</w:t>
      </w:r>
      <w:r>
        <w:t xml:space="preserve">. </w:t>
      </w:r>
      <w:ins w:id="101" w:author="Author" w:date="2025-10-15T10:08:00Z" w16du:dateUtc="2025-10-15T08:08:00Z">
        <w:r>
          <w:t>Timing data was primarily obtained on an Intel Xeon CPU with two X5650 (@2.67 GHz) processors and 24 total cores running Windows 10 Pro (64-bit version). 96 gigabytes (GB) of RAM (DDR3 @1333 MHz) were available and a solid-state drive was used for disk storage.</w:t>
        </w:r>
      </w:ins>
    </w:p>
    <w:p w14:paraId="7B901DAE" w14:textId="77777777" w:rsidR="002F6869" w:rsidRDefault="00000000">
      <w:pPr>
        <w:pStyle w:val="BodyText"/>
      </w:pPr>
      <w:r>
        <w:t>We did not exhaustively monitor memory usage, though our heuristic exploration of the timing scripts did not ever indicate that memory was a constraint.</w:t>
      </w:r>
      <w:ins w:id="102" w:author="Author" w:date="2025-10-15T10:08:00Z" w16du:dateUtc="2025-10-15T08:08:00Z">
        <w:r>
          <w:t xml:space="preserve"> To confirm this, we reran the analyses on a newer laptop computer (Intel Core i7-8665U vPro 8</w:t>
        </w:r>
        <w:r>
          <w:rPr>
            <w:vertAlign w:val="superscript"/>
          </w:rPr>
          <w:t>th</w:t>
        </w:r>
        <w:r>
          <w:t xml:space="preserve"> Gen @1.90GHz with 8 total cores running Windows 11 Home, LPDDR3 @2133Mhz and solid-state storage).</w:t>
        </w:r>
      </w:ins>
    </w:p>
    <w:p w14:paraId="61457A65" w14:textId="77777777" w:rsidR="001E4F85" w:rsidRDefault="00000000">
      <w:pPr>
        <w:pStyle w:val="BodyText"/>
        <w:rPr>
          <w:del w:id="103" w:author="Author" w:date="2025-10-15T10:08:00Z" w16du:dateUtc="2025-10-15T08:08:00Z"/>
        </w:rPr>
      </w:pPr>
      <w:del w:id="104" w:author="Author" w:date="2025-10-15T10:08:00Z" w16du:dateUtc="2025-10-15T08:08:00Z">
        <w:r>
          <w:delText>Timing data was obtained on an Intel Xeon CPU with two X5650 (@2.67 GHz) processors and 24 total cores running Windows 10 Pro (64-bit version). 96 gigabytes of RAM (DDR3 @ 1333 MHz) were available and a solid-state drive was used for disk storage.</w:delText>
        </w:r>
      </w:del>
    </w:p>
    <w:p w14:paraId="62CFA900" w14:textId="77777777" w:rsidR="002F6869" w:rsidRDefault="00000000">
      <w:pPr>
        <w:pStyle w:val="Heading1"/>
      </w:pPr>
      <w:bookmarkStart w:id="105" w:name="results"/>
      <w:bookmarkEnd w:id="77"/>
      <w:bookmarkEnd w:id="86"/>
      <w:r>
        <w:t>Results</w:t>
      </w:r>
    </w:p>
    <w:p w14:paraId="53934A87" w14:textId="77777777" w:rsidR="002F6869" w:rsidRDefault="00000000">
      <w:pPr>
        <w:pStyle w:val="FirstParagraph"/>
      </w:pPr>
      <w:r>
        <w:t>We settled on a large dataset of gut microbiota LC-MS files published in Portlock et al. (2025)</w:t>
      </w:r>
      <w:r>
        <w:rPr>
          <w:vertAlign w:val="superscript"/>
        </w:rPr>
        <w:t>26</w:t>
      </w:r>
      <w:r>
        <w:t xml:space="preserve"> and available on Metabolights under accession number MTBLS10066.</w:t>
      </w:r>
      <w:ins w:id="106" w:author="Author" w:date="2025-10-15T10:08:00Z" w16du:dateUtc="2025-10-15T08:08:00Z">
        <w:r>
          <w:t xml:space="preserve"> These lipid plasma samples were run on a </w:t>
        </w:r>
        <w:proofErr w:type="spellStart"/>
        <w:r>
          <w:t>Thermo</w:t>
        </w:r>
        <w:proofErr w:type="spellEnd"/>
        <w:r>
          <w:t xml:space="preserve"> Fisher Q-</w:t>
        </w:r>
        <w:proofErr w:type="spellStart"/>
        <w:r>
          <w:t>Exactive</w:t>
        </w:r>
        <w:proofErr w:type="spellEnd"/>
        <w:r>
          <w:t xml:space="preserve"> mass spectrometer with heated electrospray ionization source using a ternary solvent gradient between water, methanol, and IPA on a Phenomenex </w:t>
        </w:r>
        <w:proofErr w:type="spellStart"/>
        <w:r>
          <w:t>Kinetex</w:t>
        </w:r>
        <w:proofErr w:type="spellEnd"/>
        <w:r>
          <w:t xml:space="preserve"> F5 column. A variable mass range was used with an Orbitrap resolution of 17,500, targeting the 200-1,000 </w:t>
        </w:r>
        <w:r>
          <w:rPr>
            <w:i/>
            <w:iCs/>
          </w:rPr>
          <w:t>m/z</w:t>
        </w:r>
        <w:r>
          <w:t xml:space="preserve"> range for the first 8 minutes and then 500-1,250 </w:t>
        </w:r>
        <w:r>
          <w:rPr>
            <w:i/>
            <w:iCs/>
          </w:rPr>
          <w:t>m/z</w:t>
        </w:r>
        <w:r>
          <w:t xml:space="preserve"> for the remainder of the run. Four precursors were selected for DDA each cycle with an isolation window of 2 Da. Additional details are available in the supplementary information of Portlock et al. (2025)</w:t>
        </w:r>
        <w:r>
          <w:rPr>
            <w:vertAlign w:val="superscript"/>
          </w:rPr>
          <w:t>26</w:t>
        </w:r>
        <w:r>
          <w:t>.</w:t>
        </w:r>
      </w:ins>
    </w:p>
    <w:p w14:paraId="549EFB9A" w14:textId="77777777" w:rsidR="002F6869" w:rsidRDefault="00000000">
      <w:pPr>
        <w:pStyle w:val="Heading2"/>
      </w:pPr>
      <w:bookmarkStart w:id="107" w:name="Xe2ca99f07fa8abeeb9cd19a8bbab0bac26223da"/>
      <w:r>
        <w:t>All existing MS data formats demand a high level of domain knowledge</w:t>
      </w:r>
    </w:p>
    <w:p w14:paraId="722725A0" w14:textId="3ADBE466" w:rsidR="002F6869" w:rsidRDefault="00000000">
      <w:pPr>
        <w:pStyle w:val="FirstParagraph"/>
      </w:pPr>
      <w:r>
        <w:t xml:space="preserve">We were able to obtain or write parsers for seven different existing mass spectrometry (MS) data formats: mzML, mzMLb, mz5, mzDB, MZA, MzTree, and mzMD. Multiple Python packages exist for the mzML data format so we used each of the three dominant packages (pyteomics, pyOpenMS, and pymzml) and compared their timing results as well. We </w:t>
      </w:r>
      <w:del w:id="108" w:author="Author" w:date="2025-10-15T10:08:00Z" w16du:dateUtc="2025-10-15T08:08:00Z">
        <w:r>
          <w:delText>failed</w:delText>
        </w:r>
      </w:del>
      <w:ins w:id="109" w:author="Author" w:date="2025-10-15T10:08:00Z" w16du:dateUtc="2025-10-15T08:08:00Z">
        <w:r>
          <w:t>were not able</w:t>
        </w:r>
      </w:ins>
      <w:r>
        <w:t xml:space="preserve"> to </w:t>
      </w:r>
      <w:del w:id="110" w:author="Author" w:date="2025-10-15T10:08:00Z" w16du:dateUtc="2025-10-15T08:08:00Z">
        <w:r>
          <w:delText>produce parsers</w:delText>
        </w:r>
      </w:del>
      <w:ins w:id="111" w:author="Author" w:date="2025-10-15T10:08:00Z" w16du:dateUtc="2025-10-15T08:08:00Z">
        <w:r>
          <w:t>do the same</w:t>
        </w:r>
      </w:ins>
      <w:r>
        <w:t xml:space="preserve"> for the YAFMS and Shaduf file types </w:t>
      </w:r>
      <w:del w:id="112" w:author="Author" w:date="2025-10-15T10:08:00Z" w16du:dateUtc="2025-10-15T08:08:00Z">
        <w:r>
          <w:delText>due</w:delText>
        </w:r>
      </w:del>
      <w:ins w:id="113" w:author="Author" w:date="2025-10-15T10:08:00Z" w16du:dateUtc="2025-10-15T08:08:00Z">
        <w:r>
          <w:t>because these formats appear</w:t>
        </w:r>
      </w:ins>
      <w:r>
        <w:t xml:space="preserve"> to </w:t>
      </w:r>
      <w:del w:id="114" w:author="Author" w:date="2025-10-15T10:08:00Z" w16du:dateUtc="2025-10-15T08:08:00Z">
        <w:r>
          <w:delText>complete deprecation (</w:delText>
        </w:r>
      </w:del>
      <w:ins w:id="115" w:author="Author" w:date="2025-10-15T10:08:00Z" w16du:dateUtc="2025-10-15T08:08:00Z">
        <w:r>
          <w:t xml:space="preserve">be deprecated, with broken or missing repository </w:t>
        </w:r>
      </w:ins>
      <w:r>
        <w:t>links</w:t>
      </w:r>
      <w:del w:id="116" w:author="Author" w:date="2025-10-15T10:08:00Z" w16du:dateUtc="2025-10-15T08:08:00Z">
        <w:r>
          <w:delText xml:space="preserve"> to these no longer exist),</w:delText>
        </w:r>
      </w:del>
      <w:ins w:id="117" w:author="Author" w:date="2025-10-15T10:08:00Z" w16du:dateUtc="2025-10-15T08:08:00Z">
        <w:r>
          <w:t>,</w:t>
        </w:r>
      </w:ins>
      <w:r>
        <w:t xml:space="preserve"> the toffee file type due to its application solely to time-of-flight (TOF) data-independent acquisition (DIA) data, the Aird file type due to its current deprecation in Python and C#, and the UIMF format due to a complete lack of interface documentation.</w:t>
      </w:r>
    </w:p>
    <w:p w14:paraId="62DB4D6E" w14:textId="77777777" w:rsidR="002F6869" w:rsidRDefault="00000000">
      <w:pPr>
        <w:pStyle w:val="Heading3"/>
      </w:pPr>
      <w:bookmarkStart w:id="118" w:name="X7ba5e62c26e0ea509a6c8816af4b54583288c2b"/>
      <w:r>
        <w:t>File conversion support varied enormously</w:t>
      </w:r>
    </w:p>
    <w:p w14:paraId="12365ACB" w14:textId="77777777" w:rsidR="002F6869" w:rsidRDefault="00000000">
      <w:pPr>
        <w:pStyle w:val="FirstParagraph"/>
      </w:pPr>
      <w:r>
        <w:t xml:space="preserve">Conversion from the initial Thermo .raw file type to the open-source .mzML format was seamlessly performed by Proteowizard’s </w:t>
      </w:r>
      <w:r>
        <w:rPr>
          <w:rStyle w:val="VerbatimChar"/>
        </w:rPr>
        <w:t>msconvert</w:t>
      </w:r>
      <w:r>
        <w:t xml:space="preserve"> library. Similarly, Proteowizard support for the .mz5 and .mzMLb file types made their conversion trivial.</w:t>
      </w:r>
    </w:p>
    <w:p w14:paraId="4A45CB74" w14:textId="77777777" w:rsidR="002F6869" w:rsidRDefault="00000000">
      <w:pPr>
        <w:pStyle w:val="BodyText"/>
      </w:pPr>
      <w:r>
        <w:t xml:space="preserve">mzDB and MZA both had extensive documentation, providing self-contained extensions to </w:t>
      </w:r>
      <w:r>
        <w:rPr>
          <w:rStyle w:val="VerbatimChar"/>
        </w:rPr>
        <w:t>msconvert</w:t>
      </w:r>
      <w:r>
        <w:t xml:space="preserve"> for ease of conversion. However, both converters provide limited coverage, with mzDB missing support for Waters and Agilent .d files while MZA currently lacks support for AB Sciex .wiff and Bruker .baf files. Both converters are only available via binary executable (.exe), restricting their use to Windows platforms. Additionally, both parsers appear to be unable to separate scans from a polarity-switching experiment or support any of the other filters available natively in </w:t>
      </w:r>
      <w:r>
        <w:rPr>
          <w:rStyle w:val="VerbatimChar"/>
        </w:rPr>
        <w:t>msconvert</w:t>
      </w:r>
      <w:r>
        <w:t>, as additional arguments passed to the executable throw errors instead of being passed along to the original software.</w:t>
      </w:r>
    </w:p>
    <w:p w14:paraId="729AF356" w14:textId="404B1942" w:rsidR="002F6869" w:rsidRDefault="00000000">
      <w:pPr>
        <w:pStyle w:val="BodyText"/>
      </w:pPr>
      <w:r>
        <w:t xml:space="preserve">MzTree and its derivative, mzMD, provided significantly less documentation about the conversion process than the other file types. This documentation consisted solely of the README available in the associated Github repositories and their installation and deployment required rebuilding the Java applet, of which the bare-bones instructions make several assumptions about the user’s PATH environmental variable. In the case of mzMD, no documentation for installation and build was provided and this instead needed to be deduced from MzTree. Additionally, we ran into issues with hardware acceleration once the GUI was launched that required </w:t>
      </w:r>
      <w:del w:id="119" w:author="Author" w:date="2025-10-15T10:08:00Z" w16du:dateUtc="2025-10-15T08:08:00Z">
        <w:r>
          <w:delText>extensive debugging.</w:delText>
        </w:r>
      </w:del>
      <w:ins w:id="120" w:author="Author" w:date="2025-10-15T10:08:00Z" w16du:dateUtc="2025-10-15T08:08:00Z">
        <w:r>
          <w:t>substantial troubleshooting on our hardware.</w:t>
        </w:r>
      </w:ins>
      <w:r>
        <w:t xml:space="preserve"> The GUI conversion, however, is straightforward once the app is correctly compiled and launched, albeit </w:t>
      </w:r>
      <w:del w:id="121" w:author="Author" w:date="2025-10-15T10:08:00Z" w16du:dateUtc="2025-10-15T08:08:00Z">
        <w:r>
          <w:delText>requiring a manual entry of a</w:delText>
        </w:r>
      </w:del>
      <w:ins w:id="122" w:author="Author" w:date="2025-10-15T10:08:00Z" w16du:dateUtc="2025-10-15T08:08:00Z">
        <w:r>
          <w:t>allowing only</w:t>
        </w:r>
      </w:ins>
      <w:r>
        <w:t xml:space="preserve"> single</w:t>
      </w:r>
      <w:del w:id="123" w:author="Author" w:date="2025-10-15T10:08:00Z" w16du:dateUtc="2025-10-15T08:08:00Z">
        <w:r>
          <w:delText xml:space="preserve"> </w:delText>
        </w:r>
      </w:del>
      <w:ins w:id="124" w:author="Author" w:date="2025-10-15T10:08:00Z" w16du:dateUtc="2025-10-15T08:08:00Z">
        <w:r>
          <w:t>-</w:t>
        </w:r>
      </w:ins>
      <w:r>
        <w:t xml:space="preserve">file </w:t>
      </w:r>
      <w:del w:id="125" w:author="Author" w:date="2025-10-15T10:08:00Z" w16du:dateUtc="2025-10-15T08:08:00Z">
        <w:r>
          <w:delText>at a time</w:delText>
        </w:r>
      </w:del>
      <w:ins w:id="126" w:author="Author" w:date="2025-10-15T10:08:00Z" w16du:dateUtc="2025-10-15T08:08:00Z">
        <w:r>
          <w:t>input,</w:t>
        </w:r>
      </w:ins>
      <w:r>
        <w:t xml:space="preserve"> with no </w:t>
      </w:r>
      <w:del w:id="127" w:author="Author" w:date="2025-10-15T10:08:00Z" w16du:dateUtc="2025-10-15T08:08:00Z">
        <w:r>
          <w:delText>apparent</w:delText>
        </w:r>
      </w:del>
      <w:ins w:id="128" w:author="Author" w:date="2025-10-15T10:08:00Z" w16du:dateUtc="2025-10-15T08:08:00Z">
        <w:r>
          <w:t>documented support for</w:t>
        </w:r>
      </w:ins>
      <w:r>
        <w:t xml:space="preserve"> batch </w:t>
      </w:r>
      <w:del w:id="129" w:author="Author" w:date="2025-10-15T10:08:00Z" w16du:dateUtc="2025-10-15T08:08:00Z">
        <w:r>
          <w:delText>processing available</w:delText>
        </w:r>
      </w:del>
      <w:ins w:id="130" w:author="Author" w:date="2025-10-15T10:08:00Z" w16du:dateUtc="2025-10-15T08:08:00Z">
        <w:r>
          <w:t>conversion</w:t>
        </w:r>
      </w:ins>
      <w:r>
        <w:t>.</w:t>
      </w:r>
    </w:p>
    <w:p w14:paraId="3D760E0C" w14:textId="6732FEB9" w:rsidR="002F6869" w:rsidRDefault="00000000">
      <w:pPr>
        <w:pStyle w:val="BodyText"/>
      </w:pPr>
      <w:r>
        <w:t>The Aird file type was straightforward to convert on Windows via the executable available on Github (v6.0.0) but was not available for other operating systems, much like MZA and mzDB. The Python package designed to allow an interface to the file type has been deprecated and we were unable to install or use it and were unable to reverse-engineer the file type sufficiently to compare it here. The UIMF file type from the Pacific Northwest National Lab (PNNL) provided documentation exclusively in the form of C# commands and did not supply instructions for file conversion</w:t>
      </w:r>
      <w:del w:id="131" w:author="Author" w:date="2025-10-15T10:08:00Z" w16du:dateUtc="2025-10-15T08:08:00Z">
        <w:r>
          <w:delText>, making it unclear what</w:delText>
        </w:r>
      </w:del>
      <w:ins w:id="132" w:author="Author" w:date="2025-10-15T10:08:00Z" w16du:dateUtc="2025-10-15T08:08:00Z">
        <w:r>
          <w:t xml:space="preserve"> with no explicit documentation of supported</w:t>
        </w:r>
      </w:ins>
      <w:r>
        <w:t xml:space="preserve"> input formats</w:t>
      </w:r>
      <w:del w:id="133" w:author="Author" w:date="2025-10-15T10:08:00Z" w16du:dateUtc="2025-10-15T08:08:00Z">
        <w:r>
          <w:delText xml:space="preserve"> were supported</w:delText>
        </w:r>
      </w:del>
      <w:r>
        <w:t>. The toffee format provided no documentation for conversion from other formats and was restricted to time-of-flight (TOF) data independent acquisition (DIA) MS data. Thus, we were unable to directly compare any of these three file types to the others.</w:t>
      </w:r>
    </w:p>
    <w:p w14:paraId="7505BA19" w14:textId="77777777" w:rsidR="002F6869" w:rsidRDefault="00000000">
      <w:pPr>
        <w:pStyle w:val="Heading3"/>
      </w:pPr>
      <w:bookmarkStart w:id="134" w:name="X1adb76d6f32cfd1d768444279daa3da392bd764"/>
      <w:bookmarkEnd w:id="118"/>
      <w:r>
        <w:t>Universal lack of support for the six relevant queries</w:t>
      </w:r>
    </w:p>
    <w:p w14:paraId="77C145D1" w14:textId="77777777" w:rsidR="002F6869" w:rsidRDefault="00000000">
      <w:pPr>
        <w:pStyle w:val="FirstParagraph"/>
      </w:pPr>
      <w:r>
        <w:t>Despite the relative simplicity and relevance of our queries, none of the available mass spectrometry (MS) formats had existing functions or examples of all six queries. The mzML file type had the most extensive coverage but documentation and prebuilt functionality was still sparse. The pyteomics package provides four “combined examples” that focus on the spectrum visualization and annotation common to proteomics research but provide minimal guidance about chromatogram or retention time range extraction. Pyteomics also provides native support for the mzMLb file type and was the only one of the three Python packages to do so, deserving praise for the minimal disruption that mzMLb files placed on existing pipelines if they were to switch from mzML to mzMLb. The pyopenms package provides similarly extensive documentation for proteomic and scan-based analysis but again lacks information about subsetting in the retention time direction, though the existence of an undocumented parser (</w:t>
      </w:r>
      <w:r>
        <w:rPr>
          <w:rStyle w:val="VerbatimChar"/>
        </w:rPr>
        <w:t>get2DPeakDataLong</w:t>
      </w:r>
      <w:r>
        <w:t>) provides a simple way to do this for MS</w:t>
      </w:r>
      <w:r>
        <w:rPr>
          <w:vertAlign w:val="superscript"/>
        </w:rPr>
        <w:t>1</w:t>
      </w:r>
      <w:r>
        <w:t xml:space="preserve"> data. Additionally, pyOpenMS required installing an old version of the package (3.0.0), Python itself (3.11) and the numpy package (&lt;2.0) due to more recent builds requiring AVX support which was unavailable on our hardware. Pymzml is intentionally a lightweight parser focused exclusively on reading mzML files but does not supply any functions for the queries other than scan extraction by number and the “Spectrum and Chromatogram” documentation module was empty at the time of writing (February 2025).</w:t>
      </w:r>
    </w:p>
    <w:p w14:paraId="4CA06321" w14:textId="30D3A900" w:rsidR="002F6869" w:rsidRDefault="00000000">
      <w:pPr>
        <w:pStyle w:val="BodyText"/>
      </w:pPr>
      <w:r>
        <w:t xml:space="preserve">mz5’s documentation was sparse, especially for one of the earliest mzML formats with support from Proteowizard. The original </w:t>
      </w:r>
      <w:del w:id="135" w:author="Author" w:date="2025-10-15T10:08:00Z" w16du:dateUtc="2025-10-15T08:08:00Z">
        <w:r>
          <w:delText>paper</w:delText>
        </w:r>
        <w:r>
          <w:rPr>
            <w:vertAlign w:val="superscript"/>
          </w:rPr>
          <w:delText>6</w:delText>
        </w:r>
      </w:del>
      <w:ins w:id="136" w:author="Author" w:date="2025-10-15T10:08:00Z" w16du:dateUtc="2025-10-15T08:08:00Z">
        <w:r>
          <w:t>paper</w:t>
        </w:r>
        <w:r>
          <w:rPr>
            <w:vertAlign w:val="superscript"/>
          </w:rPr>
          <w:t>4</w:t>
        </w:r>
      </w:ins>
      <w:r>
        <w:t xml:space="preserve"> contains links to a website (</w:t>
      </w:r>
      <w:hyperlink r:id="rId8">
        <w:r>
          <w:rPr>
            <w:rStyle w:val="Hyperlink"/>
          </w:rPr>
          <w:t>https://software.steenlab.org/mz5</w:t>
        </w:r>
      </w:hyperlink>
      <w:r>
        <w:t>) which currently returns an HTTP error 500. A Python library (pymz5) exists but requires an old version of Python (2.7 or 3.2), has not been updated in 12 years, and is predominately a simple fork of h5py</w:t>
      </w:r>
      <w:r>
        <w:rPr>
          <w:vertAlign w:val="superscript"/>
        </w:rPr>
        <w:t>27</w:t>
      </w:r>
      <w:r>
        <w:t xml:space="preserve"> with three mz5-specific commits on top. Most problematically, we were unable to determine how mz5 stores precursor </w:t>
      </w:r>
      <w:r>
        <w:rPr>
          <w:i/>
          <w:iCs/>
        </w:rPr>
        <w:t>m/z</w:t>
      </w:r>
      <w:r>
        <w:t xml:space="preserve"> ratios, making the fragment and precursor searches impossible. This was largely due to the variable-length nested compound structures mz5 that are not supported in all APIs, e.g. Java.</w:t>
      </w:r>
      <w:del w:id="137" w:author="Author" w:date="2025-10-15T10:08:00Z" w16du:dateUtc="2025-10-15T08:08:00Z">
        <w:r>
          <w:rPr>
            <w:vertAlign w:val="superscript"/>
          </w:rPr>
          <w:delText>5</w:delText>
        </w:r>
      </w:del>
      <w:ins w:id="138" w:author="Author" w:date="2025-10-15T10:08:00Z" w16du:dateUtc="2025-10-15T08:08:00Z">
        <w:r>
          <w:rPr>
            <w:vertAlign w:val="superscript"/>
          </w:rPr>
          <w:t>3</w:t>
        </w:r>
      </w:ins>
    </w:p>
    <w:p w14:paraId="4007BABC" w14:textId="54732144" w:rsidR="002F6869" w:rsidRDefault="00000000">
      <w:pPr>
        <w:pStyle w:val="BodyText"/>
      </w:pPr>
      <w:proofErr w:type="spellStart"/>
      <w:r>
        <w:t>mzDB</w:t>
      </w:r>
      <w:proofErr w:type="spellEnd"/>
      <w:r>
        <w:t xml:space="preserve"> access was </w:t>
      </w:r>
      <w:del w:id="139" w:author="Author" w:date="2025-10-15T10:08:00Z" w16du:dateUtc="2025-10-15T08:08:00Z">
        <w:r>
          <w:delText>hamstrung</w:delText>
        </w:r>
      </w:del>
      <w:ins w:id="140" w:author="Author" w:date="2025-10-15T10:08:00Z" w16du:dateUtc="2025-10-15T08:08:00Z">
        <w:r>
          <w:t>limited</w:t>
        </w:r>
      </w:ins>
      <w:r>
        <w:t xml:space="preserve"> by several</w:t>
      </w:r>
      <w:ins w:id="141" w:author="Author" w:date="2025-10-15T10:08:00Z" w16du:dateUtc="2025-10-15T08:08:00Z">
        <w:r>
          <w:t xml:space="preserve"> practical</w:t>
        </w:r>
      </w:ins>
      <w:r>
        <w:t xml:space="preserve"> issues, primarily the outdated repository that implies Python and R support via a port from Rust but was unavailable at the time of development, though we are grateful for the responsive developer who notified us that this implementation was not feature-complete. This required that we deduce the SQLite BLOB type compression format from scratch when writing a parser and spend extensive time reading through the documentation to determine how best to link the various tables provided in the mzDB file. Scan metadata in this file type is stored as raw XML strings, </w:t>
      </w:r>
      <w:del w:id="142" w:author="Author" w:date="2025-10-15T10:08:00Z" w16du:dateUtc="2025-10-15T08:08:00Z">
        <w:r>
          <w:delText>producing</w:delText>
        </w:r>
      </w:del>
      <w:ins w:id="143" w:author="Author" w:date="2025-10-15T10:08:00Z" w16du:dateUtc="2025-10-15T08:08:00Z">
        <w:r>
          <w:t>combining</w:t>
        </w:r>
      </w:ins>
      <w:r>
        <w:t xml:space="preserve"> the </w:t>
      </w:r>
      <w:del w:id="144" w:author="Author" w:date="2025-10-15T10:08:00Z" w16du:dateUtc="2025-10-15T08:08:00Z">
        <w:r>
          <w:delText>worst</w:delText>
        </w:r>
      </w:del>
      <w:ins w:id="145" w:author="Author" w:date="2025-10-15T10:08:00Z" w16du:dateUtc="2025-10-15T08:08:00Z">
        <w:r>
          <w:t>challenges</w:t>
        </w:r>
      </w:ins>
      <w:r>
        <w:t xml:space="preserve"> of both </w:t>
      </w:r>
      <w:del w:id="146" w:author="Author" w:date="2025-10-15T10:08:00Z" w16du:dateUtc="2025-10-15T08:08:00Z">
        <w:r>
          <w:delText>worlds</w:delText>
        </w:r>
      </w:del>
      <w:ins w:id="147" w:author="Author" w:date="2025-10-15T10:08:00Z" w16du:dateUtc="2025-10-15T08:08:00Z">
        <w:r>
          <w:t>relational and XML-based systems</w:t>
        </w:r>
      </w:ins>
      <w:r>
        <w:t xml:space="preserve"> in requiring both SQLite knowledge in their extraction and XML processing to obtain the necessary information. Additionally, mzDB seems to dump all MS/MS data into a single bounding box, meaning that </w:t>
      </w:r>
      <w:del w:id="148" w:author="Author" w:date="2025-10-15T10:08:00Z" w16du:dateUtc="2025-10-15T08:08:00Z">
        <w:r>
          <w:delText>we were unable to use the scheme to avoid</w:delText>
        </w:r>
      </w:del>
      <w:ins w:id="149" w:author="Author" w:date="2025-10-15T10:08:00Z" w16du:dateUtc="2025-10-15T08:08:00Z">
        <w:r>
          <w:t>this design precluded selective</w:t>
        </w:r>
      </w:ins>
      <w:r>
        <w:t xml:space="preserve"> parsing </w:t>
      </w:r>
      <w:del w:id="150" w:author="Author" w:date="2025-10-15T10:08:00Z" w16du:dateUtc="2025-10-15T08:08:00Z">
        <w:r>
          <w:delText>every</w:delText>
        </w:r>
      </w:del>
      <w:ins w:id="151" w:author="Author" w:date="2025-10-15T10:08:00Z" w16du:dateUtc="2025-10-15T08:08:00Z">
        <w:r>
          <w:t>of</w:t>
        </w:r>
      </w:ins>
      <w:r>
        <w:t xml:space="preserve"> MS/MS </w:t>
      </w:r>
      <w:del w:id="152" w:author="Author" w:date="2025-10-15T10:08:00Z" w16du:dateUtc="2025-10-15T08:08:00Z">
        <w:r>
          <w:delText>spectrum</w:delText>
        </w:r>
      </w:del>
      <w:ins w:id="153" w:author="Author" w:date="2025-10-15T10:08:00Z" w16du:dateUtc="2025-10-15T08:08:00Z">
        <w:r>
          <w:t>spectra</w:t>
        </w:r>
      </w:ins>
      <w:r>
        <w:t xml:space="preserve"> when performing precursor and fragment searches.</w:t>
      </w:r>
    </w:p>
    <w:p w14:paraId="03939EA9" w14:textId="5FF0D232" w:rsidR="002F6869" w:rsidRDefault="00000000">
      <w:pPr>
        <w:pStyle w:val="BodyText"/>
      </w:pPr>
      <w:r>
        <w:t xml:space="preserve">MZA provides a complementary Python package, </w:t>
      </w:r>
      <w:r>
        <w:rPr>
          <w:rStyle w:val="VerbatimChar"/>
        </w:rPr>
        <w:t>mzapy</w:t>
      </w:r>
      <w:r>
        <w:t xml:space="preserve">, for access to MZA </w:t>
      </w:r>
      <w:del w:id="154" w:author="Author" w:date="2025-10-15T10:08:00Z" w16du:dateUtc="2025-10-15T08:08:00Z">
        <w:r>
          <w:delText>files</w:delText>
        </w:r>
      </w:del>
      <w:ins w:id="155" w:author="Author" w:date="2025-10-15T10:08:00Z" w16du:dateUtc="2025-10-15T08:08:00Z">
        <w:r>
          <w:t>files</w:t>
        </w:r>
        <w:r>
          <w:rPr>
            <w:vertAlign w:val="superscript"/>
          </w:rPr>
          <w:t>28</w:t>
        </w:r>
      </w:ins>
      <w:r>
        <w:t xml:space="preserve">. Here again we ran into several issues with its installation and use stemming largely from the deployed package requiring TOF bins for parsing, though a separate Github branch provides a workaround and the rapid developer response was appreciated. The </w:t>
      </w:r>
      <w:r>
        <w:rPr>
          <w:rStyle w:val="VerbatimChar"/>
        </w:rPr>
        <w:t>mzapy</w:t>
      </w:r>
      <w:r>
        <w:t xml:space="preserve"> package provides a clear example of chromatogram extraction as well as a method for retention time range extraction, though there exists no clear function for the extraction of a single spectrum by scan number despite the internal file structure being highly optimized for this purpose. </w:t>
      </w:r>
      <w:r>
        <w:rPr>
          <w:rStyle w:val="VerbatimChar"/>
        </w:rPr>
        <w:t>mzapy</w:t>
      </w:r>
      <w:r>
        <w:t xml:space="preserve"> also provides good support for ion mobility extraction but </w:t>
      </w:r>
      <w:del w:id="156" w:author="Author" w:date="2025-10-15T10:08:00Z" w16du:dateUtc="2025-10-15T08:08:00Z">
        <w:r>
          <w:delText>fails</w:delText>
        </w:r>
      </w:del>
      <w:ins w:id="157" w:author="Author" w:date="2025-10-15T10:08:00Z" w16du:dateUtc="2025-10-15T08:08:00Z">
        <w:r>
          <w:t>does not appear</w:t>
        </w:r>
      </w:ins>
      <w:r>
        <w:t xml:space="preserve"> to index MS/MS information or </w:t>
      </w:r>
      <w:del w:id="158" w:author="Author" w:date="2025-10-15T10:08:00Z" w16du:dateUtc="2025-10-15T08:08:00Z">
        <w:r>
          <w:delText>provide any clear way</w:delText>
        </w:r>
      </w:del>
      <w:ins w:id="159" w:author="Author" w:date="2025-10-15T10:08:00Z" w16du:dateUtc="2025-10-15T08:08:00Z">
        <w:r>
          <w:t>include built-in methods</w:t>
        </w:r>
      </w:ins>
      <w:r>
        <w:t xml:space="preserve"> to extract fragments by </w:t>
      </w:r>
      <w:r>
        <w:rPr>
          <w:i/>
          <w:iCs/>
        </w:rPr>
        <w:t>m/z</w:t>
      </w:r>
      <w:r>
        <w:t xml:space="preserve"> or precursor.</w:t>
      </w:r>
    </w:p>
    <w:p w14:paraId="513A5D22" w14:textId="19F9CA90" w:rsidR="002F6869" w:rsidRDefault="00000000">
      <w:pPr>
        <w:pStyle w:val="BodyText"/>
      </w:pPr>
      <w:r>
        <w:t xml:space="preserve">MzTree and mzMD provide a slightly strange interface to MS data, requiring a separate Java server that can then be queried via an HTTP API. For users without prior knowledge of HTTP request methods or exposure to programming APIs, the README is entirely unhelpful because it simply documents the API’s endpoints and provides no complete query strings as examples to guide the user. This combination of GUI server and command-line HTTP request </w:t>
      </w:r>
      <w:proofErr w:type="gramStart"/>
      <w:r>
        <w:t>inverts</w:t>
      </w:r>
      <w:proofErr w:type="gramEnd"/>
      <w:r>
        <w:t xml:space="preserve"> the typical paradigm of GUI for exploration and command line for construction </w:t>
      </w:r>
      <w:del w:id="160" w:author="Author" w:date="2025-10-15T10:08:00Z" w16du:dateUtc="2025-10-15T08:08:00Z">
        <w:r>
          <w:delText>to convoluted effect</w:delText>
        </w:r>
      </w:del>
      <w:ins w:id="161" w:author="Author" w:date="2025-10-15T10:08:00Z" w16du:dateUtc="2025-10-15T08:08:00Z">
        <w:r>
          <w:t>and resulted in a less intuitive workflow</w:t>
        </w:r>
      </w:ins>
      <w:r>
        <w:t xml:space="preserve">, though the structure of the data returned by the server is impressively simple. More problematically for this analysis, the API provides no apparent way to access MS/MS data or query the files by scan number, with only RT and </w:t>
      </w:r>
      <w:r>
        <w:rPr>
          <w:i/>
          <w:iCs/>
        </w:rPr>
        <w:t>m/z</w:t>
      </w:r>
      <w:r>
        <w:t xml:space="preserve"> bounds controlling the subset of data extracted. Finally, the GUI provides no way to open multiple files simultaneously or iterate through files programmatically and instead requiring point-and-click interaction with the GUI each time a file is opened or closed, </w:t>
      </w:r>
      <w:del w:id="162" w:author="Author" w:date="2025-10-15T10:08:00Z" w16du:dateUtc="2025-10-15T08:08:00Z">
        <w:r>
          <w:delText>preventing us from making reasonable</w:delText>
        </w:r>
      </w:del>
      <w:ins w:id="163" w:author="Author" w:date="2025-10-15T10:08:00Z" w16du:dateUtc="2025-10-15T08:08:00Z">
        <w:r>
          <w:t>which limited our ability to perform consistent</w:t>
        </w:r>
      </w:ins>
      <w:r>
        <w:t xml:space="preserve"> comparisons </w:t>
      </w:r>
      <w:del w:id="164" w:author="Author" w:date="2025-10-15T10:08:00Z" w16du:dateUtc="2025-10-15T08:08:00Z">
        <w:r>
          <w:delText>in tests requiring</w:delText>
        </w:r>
      </w:del>
      <w:ins w:id="165" w:author="Author" w:date="2025-10-15T10:08:00Z" w16du:dateUtc="2025-10-15T08:08:00Z">
        <w:r>
          <w:t>across</w:t>
        </w:r>
      </w:ins>
      <w:r>
        <w:t xml:space="preserve"> multiple files.</w:t>
      </w:r>
    </w:p>
    <w:p w14:paraId="4713D3D8" w14:textId="77777777" w:rsidR="002F6869" w:rsidRDefault="00000000">
      <w:pPr>
        <w:pStyle w:val="Heading2"/>
      </w:pPr>
      <w:bookmarkStart w:id="166" w:name="X5c8fb0c62a7faadaf231d39597b135cd0391563"/>
      <w:bookmarkEnd w:id="107"/>
      <w:bookmarkEnd w:id="134"/>
      <w:r>
        <w:t>SQL-based parsers were simple to write and use</w:t>
      </w:r>
    </w:p>
    <w:p w14:paraId="5EB2CDEC" w14:textId="77777777" w:rsidR="002F6869" w:rsidRDefault="00000000">
      <w:pPr>
        <w:pStyle w:val="FirstParagraph"/>
      </w:pPr>
      <w:r>
        <w:t>We then used custom code to convert the mzML files into SQLite and DuckDB databases using a simple schema for full scan (MS</w:t>
      </w:r>
      <w:r>
        <w:rPr>
          <w:vertAlign w:val="superscript"/>
        </w:rPr>
        <w:t>1</w:t>
      </w:r>
      <w:r>
        <w:t>) and MS/MS (MS</w:t>
      </w:r>
      <w:r>
        <w:rPr>
          <w:vertAlign w:val="superscript"/>
        </w:rPr>
        <w:t>2</w:t>
      </w:r>
      <w:r>
        <w:t>) data. The MS</w:t>
      </w:r>
      <w:r>
        <w:rPr>
          <w:vertAlign w:val="superscript"/>
        </w:rPr>
        <w:t>1</w:t>
      </w:r>
      <w:r>
        <w:t xml:space="preserve"> table consisted exclusively of fields for filename, scan index, retention time, </w:t>
      </w:r>
      <w:r>
        <w:rPr>
          <w:i/>
          <w:iCs/>
        </w:rPr>
        <w:t>m/z</w:t>
      </w:r>
      <w:r>
        <w:t xml:space="preserve"> ratio, and intensity. The MS2 table consisted of the same fields except that the </w:t>
      </w:r>
      <w:r>
        <w:rPr>
          <w:i/>
          <w:iCs/>
        </w:rPr>
        <w:t>m/z</w:t>
      </w:r>
      <w:r>
        <w:t xml:space="preserve"> column was separated into precursor and fragment </w:t>
      </w:r>
      <w:r>
        <w:rPr>
          <w:i/>
          <w:iCs/>
        </w:rPr>
        <w:t>m/z</w:t>
      </w:r>
      <w:r>
        <w:t>. Although we did not extend these databases to include the metadata associated with each file and scan, the logical framework could be easily extended in future work and the metadata typically represents a small fraction of the total space within the file, allowing us to make reasonable comparisons about file size between the databases and the metadata-rich other file types. We also converted each file’s MS</w:t>
      </w:r>
      <w:r>
        <w:rPr>
          <w:vertAlign w:val="superscript"/>
        </w:rPr>
        <w:t>1</w:t>
      </w:r>
      <w:r>
        <w:t xml:space="preserve"> and MS2 table into Parquet representations for comparison using the same field/column schema.</w:t>
      </w:r>
    </w:p>
    <w:p w14:paraId="0C92C961" w14:textId="77777777" w:rsidR="002F6869" w:rsidRDefault="00000000">
      <w:pPr>
        <w:pStyle w:val="BodyText"/>
      </w:pPr>
      <w:r>
        <w:t>We found that the documentation for SQLite, DuckDB, and Parquet file formats in Python far exceeded the documentation available for any mzML parser. This is unsurprising given that these file formats are used widely outside of MS research and are developed and maintained by dedicated teams. Additionally, the use of a consistent SQL syntax for table creation and insertion meant that the same code could be used to write to both SQLite and DuckDB, as well as any other databases supported in Python. The use of packages such as SQLAlchemy could be used to additionally streamline this process to any additional database by simply swapping in a new database engine.</w:t>
      </w:r>
    </w:p>
    <w:p w14:paraId="76443E44" w14:textId="77777777" w:rsidR="002F6869" w:rsidRDefault="00000000">
      <w:pPr>
        <w:pStyle w:val="BodyText"/>
      </w:pPr>
      <w:r>
        <w:t>Querying the MS1 and MS2 tables was also very straightforward. After establishing a connection to the database, the six queries could be asked using nearly human-readable SQL syntax. Requesting the thousandth MS</w:t>
      </w:r>
      <w:r>
        <w:rPr>
          <w:vertAlign w:val="superscript"/>
        </w:rPr>
        <w:t>1</w:t>
      </w:r>
      <w:r>
        <w:t xml:space="preserve"> scan by number consisted simply of </w:t>
      </w:r>
      <w:r>
        <w:rPr>
          <w:rStyle w:val="VerbatimChar"/>
        </w:rPr>
        <w:t>SELECT * FROM MS1 WHERE id = 1000</w:t>
      </w:r>
      <w:r>
        <w:t xml:space="preserve"> passed along to the </w:t>
      </w:r>
      <w:r>
        <w:rPr>
          <w:rStyle w:val="VerbatimChar"/>
        </w:rPr>
        <w:t>pandas.read_sql_query</w:t>
      </w:r>
      <w:r>
        <w:t xml:space="preserve"> function. More complicated queries such as retention time range (</w:t>
      </w:r>
      <w:r>
        <w:rPr>
          <w:rStyle w:val="VerbatimChar"/>
        </w:rPr>
        <w:t>SELECT * FROM MS1 WHERE rt BETWEEN 6 AND 8</w:t>
      </w:r>
      <w:r>
        <w:t>) and a precursor mass search (</w:t>
      </w:r>
      <w:r>
        <w:rPr>
          <w:rStyle w:val="VerbatimChar"/>
        </w:rPr>
        <w:t>SELECT * FROM MS2 WHERE premz BETWEEN 118.086 AND 118.087</w:t>
      </w:r>
      <w:r>
        <w:t>) were similarly intuitive.</w:t>
      </w:r>
    </w:p>
    <w:p w14:paraId="3315A11A" w14:textId="77777777" w:rsidR="002F6869" w:rsidRDefault="00000000">
      <w:pPr>
        <w:pStyle w:val="Heading2"/>
      </w:pPr>
      <w:bookmarkStart w:id="167" w:name="X6a790e615fb405311c23ca5ebace239bd801021"/>
      <w:bookmarkEnd w:id="166"/>
      <w:r>
        <w:t>Time and space requirements for a single DDA file across formats</w:t>
      </w:r>
    </w:p>
    <w:p w14:paraId="5FD23996" w14:textId="77777777" w:rsidR="002F6869" w:rsidRDefault="00000000">
      <w:pPr>
        <w:pStyle w:val="Heading3"/>
      </w:pPr>
      <w:bookmarkStart w:id="168" w:name="spectrum-extraction"/>
      <w:r>
        <w:t>Spectrum extraction</w:t>
      </w:r>
    </w:p>
    <w:p w14:paraId="1EF812D9" w14:textId="77777777" w:rsidR="002F6869" w:rsidRDefault="00000000">
      <w:pPr>
        <w:pStyle w:val="FirstParagraph"/>
      </w:pPr>
      <w:r>
        <w:t xml:space="preserve">The simplest and most abundantly documented query was the extraction of a single spectrum. In many ways, this is the fundamental unit of mass spectrometry and thus many formats are highly optimized for its extraction into manipulable data (Figure 2A and 2D). Here, we found that the mzML and mzMLb file types were consistently the slowest to parse and required multiple seconds, likely highlighting inefficiencies in the </w:t>
      </w:r>
      <w:r>
        <w:rPr>
          <w:rStyle w:val="VerbatimChar"/>
        </w:rPr>
        <w:t>pyteomics</w:t>
      </w:r>
      <w:r>
        <w:t xml:space="preserve"> package used to parse both file types. </w:t>
      </w:r>
      <w:r>
        <w:rPr>
          <w:rStyle w:val="VerbatimChar"/>
        </w:rPr>
        <w:t>pyopenms</w:t>
      </w:r>
      <w:r>
        <w:t xml:space="preserve"> also struggled to open and extract a specific scan, requiring several seconds due in large part to the expensive initiation function, after which requests were orders of magnitude faster (Supplemental Figure 2). It is also worth noting that while both of these packages provided rapid extraction of a </w:t>
      </w:r>
      <w:r>
        <w:rPr>
          <w:i/>
          <w:iCs/>
        </w:rPr>
        <w:t>random</w:t>
      </w:r>
      <w:r>
        <w:t xml:space="preserve"> spectrum, a significant overhead was introduced by needing to scan through the file to find a </w:t>
      </w:r>
      <w:r>
        <w:rPr>
          <w:i/>
          <w:iCs/>
        </w:rPr>
        <w:t>specific</w:t>
      </w:r>
      <w:r>
        <w:t xml:space="preserve"> spectrum by scan number. Scans are not always consecutive and no metadata was obviously available that would have allowed using the index directly to a specific scan number.</w:t>
      </w:r>
    </w:p>
    <w:p w14:paraId="1EDCB1BC" w14:textId="77777777" w:rsidR="001E4F85" w:rsidRDefault="00000000">
      <w:pPr>
        <w:pStyle w:val="BodyText"/>
        <w:rPr>
          <w:del w:id="169" w:author="Author" w:date="2025-10-15T10:08:00Z" w16du:dateUtc="2025-10-15T08:08:00Z"/>
        </w:rPr>
      </w:pPr>
      <w:del w:id="170" w:author="Author" w:date="2025-10-15T10:08:00Z" w16du:dateUtc="2025-10-15T08:08:00Z">
        <w:r>
          <w:rPr>
            <w:noProof/>
          </w:rPr>
          <w:drawing>
            <wp:inline distT="0" distB="0" distL="0" distR="0" wp14:anchorId="139B2E59" wp14:editId="434DD6E3">
              <wp:extent cx="5943600" cy="45720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singlefile_fig.png"/>
                      <pic:cNvPicPr>
                        <a:picLocks noChangeAspect="1" noChangeArrowheads="1"/>
                      </pic:cNvPicPr>
                    </pic:nvPicPr>
                    <pic:blipFill>
                      <a:blip r:embed="rId9"/>
                      <a:stretch>
                        <a:fillRect/>
                      </a:stretch>
                    </pic:blipFill>
                    <pic:spPr bwMode="auto">
                      <a:xfrm>
                        <a:off x="0" y="0"/>
                        <a:ext cx="5943600" cy="4572000"/>
                      </a:xfrm>
                      <a:prstGeom prst="rect">
                        <a:avLst/>
                      </a:prstGeom>
                      <a:noFill/>
                      <a:ln w="9525">
                        <a:noFill/>
                        <a:headEnd/>
                        <a:tailEnd/>
                      </a:ln>
                    </pic:spPr>
                  </pic:pic>
                </a:graphicData>
              </a:graphic>
            </wp:inline>
          </w:drawing>
        </w:r>
      </w:del>
    </w:p>
    <w:p w14:paraId="2DF7E321" w14:textId="77777777" w:rsidR="002F6869" w:rsidRDefault="00000000">
      <w:pPr>
        <w:pStyle w:val="BodyText"/>
        <w:rPr>
          <w:ins w:id="171" w:author="Author" w:date="2025-10-15T10:08:00Z" w16du:dateUtc="2025-10-15T08:08:00Z"/>
        </w:rPr>
      </w:pPr>
      <w:ins w:id="172" w:author="Author" w:date="2025-10-15T10:08:00Z" w16du:dateUtc="2025-10-15T08:08:00Z">
        <w:r>
          <w:rPr>
            <w:noProof/>
          </w:rPr>
          <w:drawing>
            <wp:inline distT="0" distB="0" distL="0" distR="0">
              <wp:extent cx="5943600" cy="45720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singlefile_fig.png"/>
                      <pic:cNvPicPr>
                        <a:picLocks noChangeAspect="1" noChangeArrowheads="1"/>
                      </pic:cNvPicPr>
                    </pic:nvPicPr>
                    <pic:blipFill>
                      <a:blip r:embed="rId10"/>
                      <a:stretch>
                        <a:fillRect/>
                      </a:stretch>
                    </pic:blipFill>
                    <pic:spPr bwMode="auto">
                      <a:xfrm>
                        <a:off x="0" y="0"/>
                        <a:ext cx="5943600" cy="4572000"/>
                      </a:xfrm>
                      <a:prstGeom prst="rect">
                        <a:avLst/>
                      </a:prstGeom>
                      <a:noFill/>
                      <a:ln w="9525">
                        <a:noFill/>
                        <a:headEnd/>
                        <a:tailEnd/>
                      </a:ln>
                    </pic:spPr>
                  </pic:pic>
                </a:graphicData>
              </a:graphic>
            </wp:inline>
          </w:drawing>
        </w:r>
      </w:ins>
    </w:p>
    <w:p w14:paraId="19D129BB" w14:textId="1C39920B" w:rsidR="002F6869" w:rsidRDefault="00000000">
      <w:pPr>
        <w:pStyle w:val="BodyText"/>
      </w:pPr>
      <w:r>
        <w:rPr>
          <w:i/>
          <w:iCs/>
        </w:rPr>
        <w:t>Figure 2: Query time for the six data extraction methods and the associated file sizes for all 13 methods explored in this paper. The left six panels show boxplots representing the time required in seconds to extract a full scan spectrum (A), an ion chromatogram (B), all data within a retention time range (C), an MS/MS scan (D), the fragments of a specified precursor (E), and all precursors with a specified fragment (F). The error in the boxplot is composed of timing information for 10 repeated queries</w:t>
      </w:r>
      <w:ins w:id="173" w:author="Author" w:date="2025-10-15T10:08:00Z" w16du:dateUtc="2025-10-15T08:08:00Z">
        <w:r>
          <w:rPr>
            <w:i/>
            <w:iCs/>
          </w:rPr>
          <w:t xml:space="preserve"> for each of 5 different randomly chosen files</w:t>
        </w:r>
      </w:ins>
      <w:r>
        <w:rPr>
          <w:i/>
          <w:iCs/>
        </w:rPr>
        <w:t xml:space="preserve">, each of a different target scan number, retention time (RT), or m/z. The right panel (G) shows a </w:t>
      </w:r>
      <w:del w:id="174" w:author="Author" w:date="2025-10-15T10:08:00Z" w16du:dateUtc="2025-10-15T08:08:00Z">
        <w:r>
          <w:rPr>
            <w:i/>
            <w:iCs/>
          </w:rPr>
          <w:delText>barplot</w:delText>
        </w:r>
      </w:del>
      <w:ins w:id="175" w:author="Author" w:date="2025-10-15T10:08:00Z" w16du:dateUtc="2025-10-15T08:08:00Z">
        <w:r>
          <w:rPr>
            <w:i/>
            <w:iCs/>
          </w:rPr>
          <w:t>boxplot</w:t>
        </w:r>
      </w:ins>
      <w:r>
        <w:rPr>
          <w:i/>
          <w:iCs/>
        </w:rPr>
        <w:t xml:space="preserve"> of the size on disk in megabytes (MB) occupied by each file type.</w:t>
      </w:r>
    </w:p>
    <w:p w14:paraId="083A9C04" w14:textId="77777777" w:rsidR="002F6869" w:rsidRDefault="00000000">
      <w:pPr>
        <w:pStyle w:val="BodyText"/>
      </w:pPr>
      <w:r>
        <w:t xml:space="preserve">The </w:t>
      </w:r>
      <w:r>
        <w:rPr>
          <w:rStyle w:val="VerbatimChar"/>
        </w:rPr>
        <w:t>pymzml</w:t>
      </w:r>
      <w:r>
        <w:t xml:space="preserve"> package was able to extract both MS</w:t>
      </w:r>
      <w:r>
        <w:rPr>
          <w:vertAlign w:val="superscript"/>
        </w:rPr>
        <w:t>1</w:t>
      </w:r>
      <w:r>
        <w:t xml:space="preserve"> and MS</w:t>
      </w:r>
      <w:r>
        <w:rPr>
          <w:vertAlign w:val="superscript"/>
        </w:rPr>
        <w:t>2</w:t>
      </w:r>
      <w:r>
        <w:t xml:space="preserve"> spectra from the mzML file nearly two orders of magnitude faster than the other mzML parsers, largely due to its use of naming the scans by their number and thus avoiding the expensive scan number extraction step. mzDB had the only notable difference between MS</w:t>
      </w:r>
      <w:r>
        <w:rPr>
          <w:vertAlign w:val="superscript"/>
        </w:rPr>
        <w:t>1</w:t>
      </w:r>
      <w:r>
        <w:t xml:space="preserve"> and MS</w:t>
      </w:r>
      <w:r>
        <w:rPr>
          <w:vertAlign w:val="superscript"/>
        </w:rPr>
        <w:t>2</w:t>
      </w:r>
      <w:r>
        <w:t xml:space="preserve"> scans, performing slightly better than </w:t>
      </w:r>
      <w:r>
        <w:rPr>
          <w:rStyle w:val="VerbatimChar"/>
        </w:rPr>
        <w:t>pyteomics</w:t>
      </w:r>
      <w:r>
        <w:t xml:space="preserve"> and </w:t>
      </w:r>
      <w:r>
        <w:rPr>
          <w:rStyle w:val="VerbatimChar"/>
        </w:rPr>
        <w:t>pyopenms</w:t>
      </w:r>
      <w:r>
        <w:t xml:space="preserve"> methods for MS</w:t>
      </w:r>
      <w:r>
        <w:rPr>
          <w:vertAlign w:val="superscript"/>
        </w:rPr>
        <w:t>1</w:t>
      </w:r>
      <w:r>
        <w:t xml:space="preserve"> data and significantly better for MS</w:t>
      </w:r>
      <w:r>
        <w:rPr>
          <w:vertAlign w:val="superscript"/>
        </w:rPr>
        <w:t>2</w:t>
      </w:r>
      <w:r>
        <w:t xml:space="preserve"> data, placing it approximately on par with </w:t>
      </w:r>
      <w:r>
        <w:rPr>
          <w:rStyle w:val="VerbatimChar"/>
        </w:rPr>
        <w:t>pymzml</w:t>
      </w:r>
      <w:r>
        <w:t xml:space="preserve"> in taking about a tenth of a second. The simple database methods (SQLite, DuckDB, and Parquet) also fell in this ~0.1 second range, with SQLite performing most poorly and DuckDB ~10x faster. Finally, both mz5 and MZA were an additional order of magnitude faster than any other method, returning the data within the spectrum in thousandths of a second. This shows the power of the HDF5 file system for data access when its location within the file is known in advance.</w:t>
      </w:r>
    </w:p>
    <w:p w14:paraId="4B7FF7F4" w14:textId="77777777" w:rsidR="002F6869" w:rsidRDefault="00000000">
      <w:pPr>
        <w:pStyle w:val="Heading3"/>
      </w:pPr>
      <w:bookmarkStart w:id="176" w:name="X950028fd92d630a7ed21f74e9d1215651dea257"/>
      <w:bookmarkEnd w:id="168"/>
      <w:r>
        <w:t>Chromatogram extraction and subsetting by retention time range</w:t>
      </w:r>
    </w:p>
    <w:p w14:paraId="075835D1" w14:textId="77777777" w:rsidR="002F6869" w:rsidRDefault="00000000">
      <w:pPr>
        <w:pStyle w:val="FirstParagraph"/>
      </w:pPr>
      <w:r>
        <w:t xml:space="preserve">Ion chromatogram extraction and retention time range subsets were a key metric for us, corresponding to essential tasks in chromatographic peakpicking and adduct, isotope, and in-source fragment detection (Figure 2B and 2C). EIC query times here were universally slower than those for a single spectrum extraction, reflecting the way in which a scan-based file type is sub-optimal for chromatogram extraction because each scan must be parsed to find data within a given </w:t>
      </w:r>
      <w:r>
        <w:rPr>
          <w:i/>
          <w:iCs/>
        </w:rPr>
        <w:t>m/z</w:t>
      </w:r>
      <w:r>
        <w:t xml:space="preserve"> range. MZA and mz5 particularly suffered, with this query type entirely negating the advantages of the HDF5 file structure.</w:t>
      </w:r>
    </w:p>
    <w:p w14:paraId="5E155529" w14:textId="77777777" w:rsidR="002F6869" w:rsidRDefault="00000000">
      <w:pPr>
        <w:pStyle w:val="BodyText"/>
      </w:pPr>
      <w:r>
        <w:t>MzTree and mzMD are both file types optimized exclusively for chromatogram extraction and performed very well on the EIC metric and were two orders of magnitude faster than those parsing mzMLs, with mzMD surprisingly less performant than the older MzTree file type it was based on. However, we also note that both Java-based applications have a slow initial file load step that must be done through a GUI and therefore could not be counted in the timing comparison, the inclusion of which would likely mitigate any advantage for a single chromatogram extraction. The mzDB file type is also optimized for chromatogram extraction and was an order of magnitude faster than the other existing file types for which all queries could be run (MzTree and mzMD do not provide interfaces for spectrum extraction or MS/MS data).</w:t>
      </w:r>
    </w:p>
    <w:p w14:paraId="7370F59C" w14:textId="77777777" w:rsidR="002F6869" w:rsidRDefault="00000000">
      <w:pPr>
        <w:pStyle w:val="BodyText"/>
      </w:pPr>
      <w:r>
        <w:t>The SQLite, DuckDB, and Parquet formats were just as speedy as mzMD and MzTree with SQLite taking half a second, Parquet requiring a tenth of a second, and DuckDB reaching query times of hundredths of a second, far outstripping the seconds or even minutes typically expected of this task and resulting in a functionally instantaneous interaction for the user.</w:t>
      </w:r>
    </w:p>
    <w:p w14:paraId="4F8B5B34" w14:textId="77777777" w:rsidR="002F6869" w:rsidRDefault="00000000">
      <w:pPr>
        <w:pStyle w:val="BodyText"/>
      </w:pPr>
      <w:r>
        <w:t>Retention time range extraction times were an average of the single-spectrum extraction and the chromatogram extraction times across the board, potentially hinting at a major predictive factor in timing estimation being the total amount of scan parsing required.</w:t>
      </w:r>
    </w:p>
    <w:p w14:paraId="3036CBB5" w14:textId="77777777" w:rsidR="002F6869" w:rsidRDefault="00000000">
      <w:pPr>
        <w:pStyle w:val="Heading3"/>
      </w:pPr>
      <w:bookmarkStart w:id="177" w:name="msms-precursor-and-fragment-search"/>
      <w:bookmarkEnd w:id="176"/>
      <w:r>
        <w:t>MS/MS precursor and fragment search</w:t>
      </w:r>
    </w:p>
    <w:p w14:paraId="4131B539" w14:textId="77777777" w:rsidR="002F6869" w:rsidRDefault="00000000">
      <w:pPr>
        <w:pStyle w:val="FirstParagraph"/>
      </w:pPr>
      <w:r>
        <w:t>We also investigated the efficacy of the various MS data formats for MS/MS data and found that support for fragmentation data searches was lacking or absent from the documentation and exposed functionality of each of these file types, requiring custom implementations every time. Despite both precursor searches (where all the precursors of a given fragment are found) and fragment searches (where all the fragments of a given precursor are found) representing intuitive and useful methods of MS/MS data processing, these timings were consistently among the slowest of the six query types for the non-database methods (Figure 2E and 2F).</w:t>
      </w:r>
    </w:p>
    <w:p w14:paraId="2B0216B6" w14:textId="77777777" w:rsidR="002F6869" w:rsidRDefault="00000000">
      <w:pPr>
        <w:pStyle w:val="BodyText"/>
      </w:pPr>
      <w:r>
        <w:t>All existing MS data types required multiple seconds to perform a single fragment search (Figure 2F), representing a significant bottleneck for any downstream analysis requiring the data associated with the fragments of a given precursor. The SQL-based parsers, on the other hand, all took fractions of a second and consistently returned the relevant data hundreds of times more quickly than existing methods. The same was true for a precursor search across all methods aside from mzDB (Figure 2E), which benefited significantly from constructing a single bounding box for all MS/MS information that requires a single decoding into computer memory, though this strategy will fail for any file with sufficiently large MS/MS data.</w:t>
      </w:r>
    </w:p>
    <w:p w14:paraId="0A2E1724" w14:textId="77777777" w:rsidR="002F6869" w:rsidRDefault="00000000">
      <w:pPr>
        <w:pStyle w:val="Heading3"/>
      </w:pPr>
      <w:bookmarkStart w:id="178" w:name="file-sizes"/>
      <w:bookmarkEnd w:id="177"/>
      <w:r>
        <w:t>File sizes</w:t>
      </w:r>
    </w:p>
    <w:p w14:paraId="253A7D72" w14:textId="77777777" w:rsidR="002F6869" w:rsidRDefault="00000000">
      <w:pPr>
        <w:pStyle w:val="FirstParagraph"/>
      </w:pPr>
      <w:r>
        <w:t>File size is another important constraint on the efficacy of various MS formats. We measured the size on disk of each of the file types and found that they varied by approximately an order of magnitude, with HDF-based file types hovering around one-third the size of the mzML (mzML size = 75 megabytes (MB), mzMLb = 18 MB, mz5 = 23 MB) while mzDB and mzMD were larger (95 MB and 99 MB, respectively). The SQLite object was the largest on disk of all the file types, nearly tripling the mzML’s size at 197 MB, while DuckDB improved on MZA at two-thirds of the mzML (42 MB and 55 MB, respectively) and Parquet improved slightly upon that again (30 MB total) with its columnar-based storage format (Figure 2G).</w:t>
      </w:r>
    </w:p>
    <w:p w14:paraId="4FEB4F30" w14:textId="77777777" w:rsidR="002F6869" w:rsidRDefault="00000000">
      <w:pPr>
        <w:pStyle w:val="BodyText"/>
      </w:pPr>
      <w:r>
        <w:t xml:space="preserve">However, these comparisons are not perfect because not all files store exactly the same data. MzTree and mzMD appear to entirely lack the MS/MS information in the sample DDA file, representing a potentially significant size reduction that’s difficult to estimate though the extraction of the same file via </w:t>
      </w:r>
      <w:r>
        <w:rPr>
          <w:rStyle w:val="VerbatimChar"/>
        </w:rPr>
        <w:t>msconvert</w:t>
      </w:r>
      <w:r>
        <w:t xml:space="preserve"> containing only MS</w:t>
      </w:r>
      <w:r>
        <w:rPr>
          <w:vertAlign w:val="superscript"/>
        </w:rPr>
        <w:t>1</w:t>
      </w:r>
      <w:r>
        <w:t xml:space="preserve"> scans was 58 MB, a 23% size reduction. The SQLite, DuckDB, and Parquet formats also lack the extensive scan and file metadata that’s present in the other file types, though it is difficult to estimate the fraction of disk space allocated for this (and which will depend upon the precise definition of metadata).</w:t>
      </w:r>
    </w:p>
    <w:p w14:paraId="1149B6F0" w14:textId="77777777" w:rsidR="002F6869" w:rsidRDefault="00000000">
      <w:pPr>
        <w:pStyle w:val="Heading3"/>
        <w:rPr>
          <w:ins w:id="179" w:author="Author" w:date="2025-10-15T10:08:00Z" w16du:dateUtc="2025-10-15T08:08:00Z"/>
        </w:rPr>
      </w:pPr>
      <w:bookmarkStart w:id="180" w:name="memory-use-and-hardware-support"/>
      <w:bookmarkEnd w:id="178"/>
      <w:ins w:id="181" w:author="Author" w:date="2025-10-15T10:08:00Z" w16du:dateUtc="2025-10-15T08:08:00Z">
        <w:r>
          <w:t>Memory use and hardware support</w:t>
        </w:r>
      </w:ins>
    </w:p>
    <w:p w14:paraId="53FBC823" w14:textId="77777777" w:rsidR="002F6869" w:rsidRDefault="00000000">
      <w:pPr>
        <w:pStyle w:val="FirstParagraph"/>
        <w:rPr>
          <w:ins w:id="182" w:author="Author" w:date="2025-10-15T10:08:00Z" w16du:dateUtc="2025-10-15T08:08:00Z"/>
        </w:rPr>
      </w:pPr>
      <w:ins w:id="183" w:author="Author" w:date="2025-10-15T10:08:00Z" w16du:dateUtc="2025-10-15T08:08:00Z">
        <w:r>
          <w:t xml:space="preserve">We then reran the same tests for a single file on a laptop with 16 gigabytes of memory and more modern CPU (Intel Core i7) and software (Windows 11 Home) to determine whether our specific setup was a factor in the benchmarks we obtained. Laptop timings were consistently about twice as fast as those obtained on the desktop (Supplemental Figure 3), indicating that memory availability was not a major factor and that more modern hardware may be more important in determining query times. We were also able to use this as an opportunity to test the robustness of our installation and found that we could not easily reproduce the exact environment used on the desktop due to incompatibility between a more modern version of HDF5 and the version of h5py used to interface with the mz5 files. However, installation of </w:t>
        </w:r>
        <w:proofErr w:type="spellStart"/>
        <w:r>
          <w:t>pyopenms</w:t>
        </w:r>
        <w:proofErr w:type="spellEnd"/>
        <w:r>
          <w:t xml:space="preserve"> was much smoother on more modern hardware with AVX support and we were able to use modern versions of </w:t>
        </w:r>
        <w:proofErr w:type="spellStart"/>
        <w:r>
          <w:t>numpy</w:t>
        </w:r>
        <w:proofErr w:type="spellEnd"/>
        <w:r>
          <w:t xml:space="preserve"> for the laptop rerun, though breaking changes in the arguments required by the 2DPeak method required rewriting some code and we were still required to step back to Python 3.13 to install via pip because the wheels for 3.14 were not yet built. All other installation processes were functionally identical between the two machines.</w:t>
        </w:r>
      </w:ins>
    </w:p>
    <w:p w14:paraId="7D39D455" w14:textId="77777777" w:rsidR="002F6869" w:rsidRDefault="00000000">
      <w:pPr>
        <w:pStyle w:val="Heading2"/>
      </w:pPr>
      <w:bookmarkStart w:id="184" w:name="timings-for-multiple-chromatograms"/>
      <w:bookmarkEnd w:id="167"/>
      <w:bookmarkEnd w:id="180"/>
      <w:r>
        <w:t>Timings for multiple chromatograms</w:t>
      </w:r>
    </w:p>
    <w:p w14:paraId="2E93B71E" w14:textId="77777777" w:rsidR="002F6869" w:rsidRDefault="00000000">
      <w:pPr>
        <w:pStyle w:val="FirstParagraph"/>
      </w:pPr>
      <w:r>
        <w:t>The single-file, single-metric case discussed above and shown in Figure 2 is largely a worst-case scenario for many MS data systems that have a slow initial setup step to make downstream analysis faster. To compare these systems more fairly to our database schema, we also tested timings across multiple chromatograms. In each case, this was implemented as a for loop iterating over an increasing number of chromatograms corresponding to the largest intensity ions in the file (Figure 3).</w:t>
      </w:r>
    </w:p>
    <w:p w14:paraId="67A45FB9" w14:textId="77777777" w:rsidR="001E4F85" w:rsidRDefault="00000000">
      <w:pPr>
        <w:pStyle w:val="BodyText"/>
        <w:rPr>
          <w:del w:id="185" w:author="Author" w:date="2025-10-15T10:08:00Z" w16du:dateUtc="2025-10-15T08:08:00Z"/>
        </w:rPr>
      </w:pPr>
      <w:del w:id="186" w:author="Author" w:date="2025-10-15T10:08:00Z" w16du:dateUtc="2025-10-15T08:08:00Z">
        <w:r>
          <w:rPr>
            <w:noProof/>
          </w:rPr>
          <w:drawing>
            <wp:inline distT="0" distB="0" distL="0" distR="0" wp14:anchorId="27F93119" wp14:editId="1DDD4D59">
              <wp:extent cx="5943600" cy="457200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gures/multichrom_fig.png"/>
                      <pic:cNvPicPr>
                        <a:picLocks noChangeAspect="1" noChangeArrowheads="1"/>
                      </pic:cNvPicPr>
                    </pic:nvPicPr>
                    <pic:blipFill>
                      <a:blip r:embed="rId11"/>
                      <a:stretch>
                        <a:fillRect/>
                      </a:stretch>
                    </pic:blipFill>
                    <pic:spPr bwMode="auto">
                      <a:xfrm>
                        <a:off x="0" y="0"/>
                        <a:ext cx="5943600" cy="4572000"/>
                      </a:xfrm>
                      <a:prstGeom prst="rect">
                        <a:avLst/>
                      </a:prstGeom>
                      <a:noFill/>
                      <a:ln w="9525">
                        <a:noFill/>
                        <a:headEnd/>
                        <a:tailEnd/>
                      </a:ln>
                    </pic:spPr>
                  </pic:pic>
                </a:graphicData>
              </a:graphic>
            </wp:inline>
          </w:drawing>
        </w:r>
      </w:del>
    </w:p>
    <w:p w14:paraId="73E4C5A6" w14:textId="77777777" w:rsidR="002F6869" w:rsidRDefault="00000000">
      <w:pPr>
        <w:pStyle w:val="BodyText"/>
        <w:rPr>
          <w:ins w:id="187" w:author="Author" w:date="2025-10-15T10:08:00Z" w16du:dateUtc="2025-10-15T08:08:00Z"/>
        </w:rPr>
      </w:pPr>
      <w:ins w:id="188" w:author="Author" w:date="2025-10-15T10:08:00Z" w16du:dateUtc="2025-10-15T08:08:00Z">
        <w:r>
          <w:rPr>
            <w:noProof/>
          </w:rPr>
          <w:drawing>
            <wp:inline distT="0" distB="0" distL="0" distR="0">
              <wp:extent cx="5943600" cy="45720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multichrom_fig.png"/>
                      <pic:cNvPicPr>
                        <a:picLocks noChangeAspect="1" noChangeArrowheads="1"/>
                      </pic:cNvPicPr>
                    </pic:nvPicPr>
                    <pic:blipFill>
                      <a:blip r:embed="rId11"/>
                      <a:stretch>
                        <a:fillRect/>
                      </a:stretch>
                    </pic:blipFill>
                    <pic:spPr bwMode="auto">
                      <a:xfrm>
                        <a:off x="0" y="0"/>
                        <a:ext cx="5943600" cy="4572000"/>
                      </a:xfrm>
                      <a:prstGeom prst="rect">
                        <a:avLst/>
                      </a:prstGeom>
                      <a:noFill/>
                      <a:ln w="9525">
                        <a:noFill/>
                        <a:headEnd/>
                        <a:tailEnd/>
                      </a:ln>
                    </pic:spPr>
                  </pic:pic>
                </a:graphicData>
              </a:graphic>
            </wp:inline>
          </w:drawing>
        </w:r>
      </w:ins>
    </w:p>
    <w:p w14:paraId="2A7F63A6" w14:textId="77777777" w:rsidR="002F6869" w:rsidRDefault="00000000">
      <w:pPr>
        <w:pStyle w:val="BodyText"/>
      </w:pPr>
      <w:r>
        <w:rPr>
          <w:i/>
          <w:iCs/>
        </w:rPr>
        <w:t>Figure 3: Scatter plot of the time required to extract multiple chromatograms using various methods on logarithmic axes. Best-fit linear models have been added for each method are shown behind triplicate timing measurements. Transparent intervals around each best-fit line show a single standard error of the mean. Chromatograms correspond to the largest intensity ions in the file. 1:1 lines have been added in black behind the data for comparison.</w:t>
      </w:r>
    </w:p>
    <w:p w14:paraId="741E91F8" w14:textId="4DED0AD3" w:rsidR="002F6869" w:rsidRDefault="00000000">
      <w:pPr>
        <w:pStyle w:val="BodyText"/>
      </w:pPr>
      <w:r>
        <w:t xml:space="preserve">Most methods were linear extrapolations of the single chromatogram numbers shown above as expected from a simple for loop, with notable exceptions for pyteomics (and thus the mzMLb format), the 2D peak method of pyopenms, and DuckDB (Figure 3). Pyteomics and pyopenms both had significant overhead upon initial load resulting in faster subsequent queries that performed better than predicted from a 1:1 extrapolation, with pyopenms matching SQLite’s speed after 10 chromatograms and Parquet’s speed after 30. The methods that had a best-fit linear slope less than 1:1 also all had exponential fits, with performance at high chromatogram number worse than expected from a predicted fit to the timings for 1 and 3 chromatogram extractions (Supplemental figure </w:t>
      </w:r>
      <w:del w:id="189" w:author="Author" w:date="2025-10-15T10:08:00Z" w16du:dateUtc="2025-10-15T08:08:00Z">
        <w:r>
          <w:delText>3</w:delText>
        </w:r>
      </w:del>
      <w:ins w:id="190" w:author="Author" w:date="2025-10-15T10:08:00Z" w16du:dateUtc="2025-10-15T08:08:00Z">
        <w:r>
          <w:t>4</w:t>
        </w:r>
      </w:ins>
      <w:r>
        <w:t>).</w:t>
      </w:r>
    </w:p>
    <w:p w14:paraId="53D2DFE9" w14:textId="77777777" w:rsidR="002F6869" w:rsidRDefault="00000000">
      <w:pPr>
        <w:pStyle w:val="BodyText"/>
      </w:pPr>
      <w:r>
        <w:t xml:space="preserve">We also explored whether database queries could be improved via the use of either a unified query (single SQL statement with multiple OR clauses for each ion’s </w:t>
      </w:r>
      <w:r>
        <w:rPr>
          <w:i/>
          <w:iCs/>
        </w:rPr>
        <w:t>m/z</w:t>
      </w:r>
      <w:r>
        <w:t xml:space="preserve"> range) or a non-equi join between a peak table with </w:t>
      </w:r>
      <w:r>
        <w:rPr>
          <w:i/>
          <w:iCs/>
        </w:rPr>
        <w:t>m/z</w:t>
      </w:r>
      <w:r>
        <w:t xml:space="preserve"> minimum and maximum columns (Supplemental Figure 4). SQLite and Parquet performed ~3-5 times faster with the unified query than with the loop method despite the necessity of and additional processing step for the looped query to correctly assign each data point to its original peak information. The opposite was true for DuckDB likely due to its optimized reader, with the unified query consistently outperformed by the non-equi join when 100 chromatograms were extracted.</w:t>
      </w:r>
    </w:p>
    <w:p w14:paraId="5BE4E18F" w14:textId="77777777" w:rsidR="002F6869" w:rsidRDefault="00000000">
      <w:pPr>
        <w:pStyle w:val="Heading2"/>
      </w:pPr>
      <w:bookmarkStart w:id="191" w:name="Xd8f33704458ee629957f45a9187a2869f82b427"/>
      <w:bookmarkEnd w:id="184"/>
      <w:r>
        <w:t>Database optimization via indices/ordering and multi-file constructions</w:t>
      </w:r>
    </w:p>
    <w:p w14:paraId="76AE04B6" w14:textId="77777777" w:rsidR="002F6869" w:rsidRDefault="00000000">
      <w:pPr>
        <w:pStyle w:val="FirstParagraph"/>
      </w:pPr>
      <w:r>
        <w:t>Databases also provide multiple ways to optimize queries. SQLite allows the construction of indices for a field within a table that then speeds up queries at the cost of additional disk space. Alternatively, DuckDB and Parquet files rely predominantly on the data order when it’s written to disk and use their sophisticated row group methodology when subsetting.</w:t>
      </w:r>
    </w:p>
    <w:p w14:paraId="0CF7AB30" w14:textId="77777777" w:rsidR="002F6869" w:rsidRDefault="00000000">
      <w:pPr>
        <w:pStyle w:val="BodyText"/>
      </w:pPr>
      <w:r>
        <w:t xml:space="preserve">We found that SQLite queries benefitted significantly from the construction of an index on the </w:t>
      </w:r>
      <w:r>
        <w:rPr>
          <w:i/>
          <w:iCs/>
        </w:rPr>
        <w:t>m/z</w:t>
      </w:r>
      <w:r>
        <w:t xml:space="preserve"> column when extracting chromatograms, improving lookup times by an order of magnitude (dropping from 0.5 seconds to 0.03 seconds, Figure 4). However, because the SQLite index is stored on disk alongside the data, this improvement also increased the file size by 24%. Parquet files had the smallest improvement upon data ordering and required 50% more space, likely due to the reordering resulting in worse compression in other columns such as filename or retention time. DuckDB also improved significantly with ordered data but to a smaller degree and in contrast to SQLite or Parquet sometimes actually decreased in size when ordered.</w:t>
      </w:r>
    </w:p>
    <w:p w14:paraId="146F07AA" w14:textId="77777777" w:rsidR="002F6869" w:rsidRDefault="00000000">
      <w:pPr>
        <w:pStyle w:val="BodyText"/>
      </w:pPr>
      <w:r>
        <w:t>These improvements also persisted when multiple files were stored in a single database. We built databases consisting of between 1 and 100 individual MS files and tested the time required to extract ion chromatograms from each after an index was constructed (Figure 4). DuckDB was consistently the fastest ion chromatogram extraction method, with query times around 0.03 seconds for a single file and 1 second for one hundred files. SQLite had much higher variance and slower extraction times with datasets consisting of more than one file, typically an order of magnitude slower than DuckDB, while Parquet fell between the two. Importantly, only DuckDB had a slope much less than one. This is what would be expected if the database was performing a simple binary search on the index, with an expected time efficiency of O(log(# of files)). However, DuckDB’s performance degrades at larger database sizes and approaches a 1:1 slope, possibly due to the time required to read large amounts of data into memory after it’s found. We additionally compared these values to the timings obtained from converting each file into its own database and looping over each of those to confirm the linearity of that response (Figure 4).</w:t>
      </w:r>
    </w:p>
    <w:p w14:paraId="19C52309" w14:textId="77777777" w:rsidR="001E4F85" w:rsidRDefault="00000000">
      <w:pPr>
        <w:pStyle w:val="BodyText"/>
        <w:rPr>
          <w:del w:id="192" w:author="Author" w:date="2025-10-15T10:08:00Z" w16du:dateUtc="2025-10-15T08:08:00Z"/>
        </w:rPr>
      </w:pPr>
      <w:del w:id="193" w:author="Author" w:date="2025-10-15T10:08:00Z" w16du:dateUtc="2025-10-15T08:08:00Z">
        <w:r>
          <w:rPr>
            <w:noProof/>
          </w:rPr>
          <w:drawing>
            <wp:inline distT="0" distB="0" distL="0" distR="0" wp14:anchorId="3ADDD6B4" wp14:editId="6B828756">
              <wp:extent cx="5943600" cy="3200399"/>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multifile_fig.png"/>
                      <pic:cNvPicPr>
                        <a:picLocks noChangeAspect="1" noChangeArrowheads="1"/>
                      </pic:cNvPicPr>
                    </pic:nvPicPr>
                    <pic:blipFill>
                      <a:blip r:embed="rId12"/>
                      <a:stretch>
                        <a:fillRect/>
                      </a:stretch>
                    </pic:blipFill>
                    <pic:spPr bwMode="auto">
                      <a:xfrm>
                        <a:off x="0" y="0"/>
                        <a:ext cx="5943600" cy="3200399"/>
                      </a:xfrm>
                      <a:prstGeom prst="rect">
                        <a:avLst/>
                      </a:prstGeom>
                      <a:noFill/>
                      <a:ln w="9525">
                        <a:noFill/>
                        <a:headEnd/>
                        <a:tailEnd/>
                      </a:ln>
                    </pic:spPr>
                  </pic:pic>
                </a:graphicData>
              </a:graphic>
            </wp:inline>
          </w:drawing>
        </w:r>
      </w:del>
    </w:p>
    <w:p w14:paraId="0285B338" w14:textId="77777777" w:rsidR="002F6869" w:rsidRDefault="00000000">
      <w:pPr>
        <w:pStyle w:val="BodyText"/>
        <w:rPr>
          <w:ins w:id="194" w:author="Author" w:date="2025-10-15T10:08:00Z" w16du:dateUtc="2025-10-15T08:08:00Z"/>
        </w:rPr>
      </w:pPr>
      <w:ins w:id="195" w:author="Author" w:date="2025-10-15T10:08:00Z" w16du:dateUtc="2025-10-15T08:08:00Z">
        <w:r>
          <w:rPr>
            <w:noProof/>
          </w:rPr>
          <w:drawing>
            <wp:inline distT="0" distB="0" distL="0" distR="0">
              <wp:extent cx="5943600" cy="320039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multifile_fig.png"/>
                      <pic:cNvPicPr>
                        <a:picLocks noChangeAspect="1" noChangeArrowheads="1"/>
                      </pic:cNvPicPr>
                    </pic:nvPicPr>
                    <pic:blipFill>
                      <a:blip r:embed="rId12"/>
                      <a:stretch>
                        <a:fillRect/>
                      </a:stretch>
                    </pic:blipFill>
                    <pic:spPr bwMode="auto">
                      <a:xfrm>
                        <a:off x="0" y="0"/>
                        <a:ext cx="5943600" cy="3200399"/>
                      </a:xfrm>
                      <a:prstGeom prst="rect">
                        <a:avLst/>
                      </a:prstGeom>
                      <a:noFill/>
                      <a:ln w="9525">
                        <a:noFill/>
                        <a:headEnd/>
                        <a:tailEnd/>
                      </a:ln>
                    </pic:spPr>
                  </pic:pic>
                </a:graphicData>
              </a:graphic>
            </wp:inline>
          </w:drawing>
        </w:r>
      </w:ins>
    </w:p>
    <w:p w14:paraId="5E391022" w14:textId="77777777" w:rsidR="002F6869" w:rsidRDefault="00000000">
      <w:pPr>
        <w:pStyle w:val="BodyText"/>
      </w:pPr>
      <w:r>
        <w:rPr>
          <w:i/>
          <w:iCs/>
        </w:rPr>
        <w:t>Figure 4: Time required to extract an ion chromatogram from multiple files plotted against the size of the data, broken down by the type of database used (SQLite, DuckDB, or Parquet). Points correspond to a random subset of 1, 3, 10, 30, and 100 files, respectively. Colors specify whether the data was stored as a single consolidated database (purple) or with a single database per file (orange) and the shape of the point denotes whether the database was unstructured (squares) or indexed/ordered by m/z (SQLite has indexes, DuckDB and Parquet benefit from ordering). Ten replicates of each query were performed and are shown transparently behind the mean values connected with lines.</w:t>
      </w:r>
    </w:p>
    <w:p w14:paraId="4E2CC950" w14:textId="77777777" w:rsidR="002F6869" w:rsidRDefault="00000000">
      <w:pPr>
        <w:pStyle w:val="Heading1"/>
      </w:pPr>
      <w:bookmarkStart w:id="196" w:name="discussion"/>
      <w:bookmarkEnd w:id="105"/>
      <w:bookmarkEnd w:id="191"/>
      <w:r>
        <w:t>Discussion</w:t>
      </w:r>
    </w:p>
    <w:p w14:paraId="2733CE31" w14:textId="098EE72E" w:rsidR="002F6869" w:rsidRDefault="00000000">
      <w:pPr>
        <w:pStyle w:val="FirstParagraph"/>
        <w:rPr>
          <w:ins w:id="197" w:author="Author" w:date="2025-10-15T10:08:00Z" w16du:dateUtc="2025-10-15T08:08:00Z"/>
        </w:rPr>
      </w:pPr>
      <w:del w:id="198" w:author="Author" w:date="2025-10-15T10:08:00Z" w16du:dateUtc="2025-10-15T08:08:00Z">
        <w:r>
          <w:delText>As the gap between data scientist and mass spectrometrist continues to narrow, mass spectrometry (MS) data formats should facilitate this convergence. Instead, MS software remains relatively opaque. Documentation is sparse and data structures are complex, resulting in a landscape that is essentially restricted to the original developer’s intent.</w:delText>
        </w:r>
      </w:del>
      <w:ins w:id="199" w:author="Author" w:date="2025-10-15T10:08:00Z" w16du:dateUtc="2025-10-15T08:08:00Z">
        <w:r>
          <w:t xml:space="preserve">There are many use cases in mass spectrometry (MS) that require a complex integration between file metadata and raw </w:t>
        </w:r>
        <w:r>
          <w:rPr>
            <w:i/>
            <w:iCs/>
          </w:rPr>
          <w:t>m/z</w:t>
        </w:r>
        <w:r>
          <w:t xml:space="preserve"> and intensity pairs. In these circumstances, existing MS data formats and workflows provide good reproducibility and robust analysis potential. However, a significant number of workflows are more exploratory in nature and would benefit from a simple structure that emphasizes rapid and intuitive data retrieval. Indeed, this manuscript was inspired by our positive personal experience with in-memory tables and their ability to rapidly and flexibly explore the data space. Here, we tested whether tidy databases with two to four tables with just a few columns suit this use case and avoid the major memory constraints of Kumler and Ingalls (2022)</w:t>
        </w:r>
        <w:r>
          <w:rPr>
            <w:vertAlign w:val="superscript"/>
          </w:rPr>
          <w:t>24</w:t>
        </w:r>
        <w:r>
          <w:t xml:space="preserve"> without incurring significant time or space penalties and find that they do in fact excel in many ways.</w:t>
        </w:r>
      </w:ins>
    </w:p>
    <w:p w14:paraId="0979F643" w14:textId="18AD3194" w:rsidR="002F6869" w:rsidRDefault="00000000">
      <w:pPr>
        <w:pStyle w:val="BodyText"/>
        <w:pPrChange w:id="200" w:author="Author" w:date="2025-10-15T10:08:00Z" w16du:dateUtc="2025-10-15T08:08:00Z">
          <w:pPr>
            <w:pStyle w:val="FirstParagraph"/>
          </w:pPr>
        </w:pPrChange>
      </w:pPr>
      <w:ins w:id="201" w:author="Author" w:date="2025-10-15T10:08:00Z" w16du:dateUtc="2025-10-15T08:08:00Z">
        <w:r>
          <w:t>Our experience with existing MS formats revealed that documentation is often sparse and data structures are complex, which can limit the flexibility of use outside the original developer’s workflow.</w:t>
        </w:r>
      </w:ins>
      <w:r>
        <w:t xml:space="preserve"> A particular pain point is the way in which MS data is stored because current methods must make trade-offs between simplicity, size, and speed. When we explored the wide range of MS file readers, we found </w:t>
      </w:r>
      <w:del w:id="202" w:author="Author" w:date="2025-10-15T10:08:00Z" w16du:dateUtc="2025-10-15T08:08:00Z">
        <w:r>
          <w:delText>every</w:delText>
        </w:r>
      </w:del>
      <w:ins w:id="203" w:author="Author" w:date="2025-10-15T10:08:00Z" w16du:dateUtc="2025-10-15T08:08:00Z">
        <w:r>
          <w:t>that each</w:t>
        </w:r>
      </w:ins>
      <w:r>
        <w:t xml:space="preserve"> method </w:t>
      </w:r>
      <w:del w:id="204" w:author="Author" w:date="2025-10-15T10:08:00Z" w16du:dateUtc="2025-10-15T08:08:00Z">
        <w:r>
          <w:delText>had flaws</w:delText>
        </w:r>
      </w:del>
      <w:ins w:id="205" w:author="Author" w:date="2025-10-15T10:08:00Z" w16du:dateUtc="2025-10-15T08:08:00Z">
        <w:r>
          <w:t>presented challenges</w:t>
        </w:r>
      </w:ins>
      <w:r>
        <w:t xml:space="preserve"> that </w:t>
      </w:r>
      <w:del w:id="206" w:author="Author" w:date="2025-10-15T10:08:00Z" w16du:dateUtc="2025-10-15T08:08:00Z">
        <w:r>
          <w:delText>interfered with widespread</w:delText>
        </w:r>
      </w:del>
      <w:ins w:id="207" w:author="Author" w:date="2025-10-15T10:08:00Z" w16du:dateUtc="2025-10-15T08:08:00Z">
        <w:r>
          <w:t>may limit</w:t>
        </w:r>
      </w:ins>
      <w:r>
        <w:t xml:space="preserve"> adoption. </w:t>
      </w:r>
      <w:del w:id="208" w:author="Author" w:date="2025-10-15T10:08:00Z" w16du:dateUtc="2025-10-15T08:08:00Z">
        <w:r>
          <w:delText xml:space="preserve">The </w:delText>
        </w:r>
      </w:del>
      <w:ins w:id="209" w:author="Author" w:date="2025-10-15T10:08:00Z" w16du:dateUtc="2025-10-15T08:08:00Z">
        <w:r>
          <w:t xml:space="preserve">Alternatives to </w:t>
        </w:r>
      </w:ins>
      <w:proofErr w:type="spellStart"/>
      <w:r>
        <w:t>mzML</w:t>
      </w:r>
      <w:proofErr w:type="spellEnd"/>
      <w:r>
        <w:t xml:space="preserve"> </w:t>
      </w:r>
      <w:del w:id="210" w:author="Author" w:date="2025-10-15T10:08:00Z" w16du:dateUtc="2025-10-15T08:08:00Z">
        <w:r>
          <w:delText>file type appears to represent low-hanging fruit, with</w:delText>
        </w:r>
      </w:del>
      <w:ins w:id="211" w:author="Author" w:date="2025-10-15T10:08:00Z" w16du:dateUtc="2025-10-15T08:08:00Z">
        <w:r>
          <w:t>may appear to offer easy opportunities for improvement given</w:t>
        </w:r>
      </w:ins>
      <w:r>
        <w:t xml:space="preserve"> its</w:t>
      </w:r>
      <w:ins w:id="212" w:author="Author" w:date="2025-10-15T10:08:00Z" w16du:dateUtc="2025-10-15T08:08:00Z">
        <w:r>
          <w:t xml:space="preserve"> scan-oriented,</w:t>
        </w:r>
      </w:ins>
      <w:r>
        <w:t xml:space="preserve"> XML-based structure that sacrifices speed and size in favor of clarity, but no alternative has yet reached a large audience of active users. Fifteen years of active competition continue to favor the highly explicit format, </w:t>
      </w:r>
      <w:del w:id="213" w:author="Author" w:date="2025-10-15T10:08:00Z" w16du:dateUtc="2025-10-15T08:08:00Z">
        <w:r>
          <w:delText>likely</w:delText>
        </w:r>
      </w:del>
      <w:ins w:id="214" w:author="Author" w:date="2025-10-15T10:08:00Z" w16du:dateUtc="2025-10-15T08:08:00Z">
        <w:r>
          <w:t>possibly</w:t>
        </w:r>
      </w:ins>
      <w:r>
        <w:t xml:space="preserve"> because users are </w:t>
      </w:r>
      <w:del w:id="215" w:author="Author" w:date="2025-10-15T10:08:00Z" w16du:dateUtc="2025-10-15T08:08:00Z">
        <w:r>
          <w:delText>leery of incomprehensible</w:delText>
        </w:r>
      </w:del>
      <w:ins w:id="216" w:author="Author" w:date="2025-10-15T10:08:00Z" w16du:dateUtc="2025-10-15T08:08:00Z">
        <w:r>
          <w:t>cautious about adopting complex</w:t>
        </w:r>
      </w:ins>
      <w:r>
        <w:t xml:space="preserve"> alternatives </w:t>
      </w:r>
      <w:del w:id="217" w:author="Author" w:date="2025-10-15T10:08:00Z" w16du:dateUtc="2025-10-15T08:08:00Z">
        <w:r>
          <w:delText>with no guarantee of continued maintenance</w:delText>
        </w:r>
      </w:del>
      <w:ins w:id="218" w:author="Author" w:date="2025-10-15T10:08:00Z" w16du:dateUtc="2025-10-15T08:08:00Z">
        <w:r>
          <w:t>without assurances of long-term support</w:t>
        </w:r>
      </w:ins>
      <w:r>
        <w:t>.</w:t>
      </w:r>
    </w:p>
    <w:p w14:paraId="26E90E41" w14:textId="77777777" w:rsidR="002F6869" w:rsidRDefault="00000000">
      <w:pPr>
        <w:pStyle w:val="BodyText"/>
      </w:pPr>
      <w:r>
        <w:t>Certain methods are clear winners for individual use cases but all of the existing formats failed to perform well at the full suite of exploratory data analysis tasks we attempted. Scan extraction is perhaps the most widely used query, especially for proteomics, and as a result has been extensively optimized. Here, MZA was blazingly fast thanks to the decision to index in the HDF5 file by scan number. The mzML files used here did have a precompiled index that should have made scan extraction highly efficient but this appeared to be mitigated for pyopenms and pyteomics due to their long initialization times, though pymzml performed very well at this task and the other two mzML methods were much faster after initialization (Supplemental Figure 2).</w:t>
      </w:r>
    </w:p>
    <w:p w14:paraId="55D4AA01" w14:textId="3275AB75" w:rsidR="002F6869" w:rsidRDefault="00000000">
      <w:pPr>
        <w:pStyle w:val="BodyText"/>
      </w:pPr>
      <w:r>
        <w:t xml:space="preserve">However, </w:t>
      </w:r>
      <w:del w:id="219" w:author="Author" w:date="2025-10-15T10:08:00Z" w16du:dateUtc="2025-10-15T08:08:00Z">
        <w:r>
          <w:delText xml:space="preserve">performant </w:delText>
        </w:r>
      </w:del>
      <w:r>
        <w:t xml:space="preserve">scan-based methods </w:t>
      </w:r>
      <w:del w:id="220" w:author="Author" w:date="2025-10-15T10:08:00Z" w16du:dateUtc="2025-10-15T08:08:00Z">
        <w:r>
          <w:delText>struggled significantly with</w:delText>
        </w:r>
      </w:del>
      <w:ins w:id="221" w:author="Author" w:date="2025-10-15T10:08:00Z" w16du:dateUtc="2025-10-15T08:08:00Z">
        <w:r>
          <w:t>were less efficient for</w:t>
        </w:r>
      </w:ins>
      <w:r>
        <w:t xml:space="preserve"> chromatogram extraction because these axes are inherently orthogonal to each other. mzDB was competitive with the specifically optimized MzTree and mzMD formats, illustrating its success as an axis-agnostic structure. We were especially impressed with the 2DPeak method in pyopenms when extracting multiple chromatograms, as it had essentially a single setup time cost after which any number of chromatograms could be extracted for free and can therefore be highly recommended for visualization applications. Chromatograms (and retention time range queries) are of course only relevant for chromatography-based workflows but this type of analysis has become increasingly popular, making ion extraction increasingly </w:t>
      </w:r>
      <w:del w:id="222" w:author="Author" w:date="2025-10-15T10:08:00Z" w16du:dateUtc="2025-10-15T08:08:00Z">
        <w:r>
          <w:delText>important. None of</w:delText>
        </w:r>
      </w:del>
      <w:ins w:id="223" w:author="Author" w:date="2025-10-15T10:08:00Z" w16du:dateUtc="2025-10-15T08:08:00Z">
        <w:r>
          <w:t>important</w:t>
        </w:r>
        <w:r>
          <w:rPr>
            <w:vertAlign w:val="superscript"/>
          </w:rPr>
          <w:t>29</w:t>
        </w:r>
        <w:r>
          <w:t>. MS/MS data support remains limited across</w:t>
        </w:r>
      </w:ins>
      <w:r>
        <w:t xml:space="preserve"> the existing </w:t>
      </w:r>
      <w:del w:id="224" w:author="Author" w:date="2025-10-15T10:08:00Z" w16du:dateUtc="2025-10-15T08:08:00Z">
        <w:r>
          <w:delText xml:space="preserve">MS </w:delText>
        </w:r>
      </w:del>
      <w:r>
        <w:t>formats we tested</w:t>
      </w:r>
      <w:del w:id="225" w:author="Author" w:date="2025-10-15T10:08:00Z" w16du:dateUtc="2025-10-15T08:08:00Z">
        <w:r>
          <w:delText xml:space="preserve"> performed very well on MS/MS data,</w:delText>
        </w:r>
      </w:del>
      <w:r>
        <w:t xml:space="preserve"> despite the growing availability of fragmentation data, though our use-case is oriented more towards exploration </w:t>
      </w:r>
      <w:ins w:id="226" w:author="Author" w:date="2025-10-15T10:08:00Z" w16du:dateUtc="2025-10-15T08:08:00Z">
        <w:r>
          <w:t xml:space="preserve">and discovery </w:t>
        </w:r>
      </w:ins>
      <w:r>
        <w:t>instead of comprehensive analysis.</w:t>
      </w:r>
    </w:p>
    <w:p w14:paraId="5A8AD2C3" w14:textId="0BD5FBB8" w:rsidR="002F6869" w:rsidRDefault="00000000">
      <w:pPr>
        <w:pStyle w:val="BodyText"/>
      </w:pPr>
      <w:r>
        <w:t xml:space="preserve">Finally, a complexity penalty must be noted for formats and packages requiring complex installation procedures. Pyopenms appears to be the worst offender here, with its bindings to the OpenMS C++ libraries requiring us to step back to Python 3.11 and numpy 1.26 to successfully access the data on our </w:t>
      </w:r>
      <w:ins w:id="227" w:author="Author" w:date="2025-10-15T10:08:00Z" w16du:dateUtc="2025-10-15T08:08:00Z">
        <w:r>
          <w:t xml:space="preserve">desktop </w:t>
        </w:r>
      </w:ins>
      <w:r>
        <w:t>setup and required direct input from the maintainers</w:t>
      </w:r>
      <w:del w:id="228" w:author="Author" w:date="2025-10-15T10:08:00Z" w16du:dateUtc="2025-10-15T08:08:00Z">
        <w:r>
          <w:delText>.</w:delText>
        </w:r>
      </w:del>
      <w:ins w:id="229" w:author="Author" w:date="2025-10-15T10:08:00Z" w16du:dateUtc="2025-10-15T08:08:00Z">
        <w:r>
          <w:t xml:space="preserve">, though they were very responsive via </w:t>
        </w:r>
        <w:proofErr w:type="spellStart"/>
        <w:r>
          <w:t>Github</w:t>
        </w:r>
        <w:proofErr w:type="spellEnd"/>
        <w:r>
          <w:t>.</w:t>
        </w:r>
      </w:ins>
      <w:r>
        <w:t xml:space="preserve"> The Java applications for </w:t>
      </w:r>
      <w:proofErr w:type="spellStart"/>
      <w:r>
        <w:t>MzTree</w:t>
      </w:r>
      <w:proofErr w:type="spellEnd"/>
      <w:r>
        <w:t xml:space="preserve"> and</w:t>
      </w:r>
      <w:del w:id="230" w:author="Author" w:date="2025-10-15T10:08:00Z" w16du:dateUtc="2025-10-15T08:08:00Z">
        <w:r>
          <w:delText>, more egregiously</w:delText>
        </w:r>
      </w:del>
      <w:r>
        <w:t xml:space="preserve"> </w:t>
      </w:r>
      <w:proofErr w:type="spellStart"/>
      <w:r>
        <w:t>mzMD</w:t>
      </w:r>
      <w:proofErr w:type="spellEnd"/>
      <w:del w:id="231" w:author="Author" w:date="2025-10-15T10:08:00Z" w16du:dateUtc="2025-10-15T08:08:00Z">
        <w:r>
          <w:delText>, provided essentially zero</w:delText>
        </w:r>
      </w:del>
      <w:ins w:id="232" w:author="Author" w:date="2025-10-15T10:08:00Z" w16du:dateUtc="2025-10-15T08:08:00Z">
        <w:r>
          <w:t xml:space="preserve"> had minimal</w:t>
        </w:r>
      </w:ins>
      <w:r>
        <w:t xml:space="preserve"> documentation on installation consisting of a single README file without an intact HTTP request example and have not seen updates in years. Similarly, mzDB files were difficult to parse due to its opaque SQLite schema and use of the BLOB encoding type that again lacked examples or documentation outside of Java and had to be deduced iteratively. Of course, these methods eventually provided enough information that they could be parsed unlike Aird, toffee, and UIMF.</w:t>
      </w:r>
    </w:p>
    <w:p w14:paraId="1AC459FC" w14:textId="77777777" w:rsidR="002F6869" w:rsidRDefault="00000000">
      <w:pPr>
        <w:pStyle w:val="Heading3"/>
      </w:pPr>
      <w:bookmarkStart w:id="233" w:name="timing-comparison-to-existing-literature"/>
      <w:r>
        <w:t>Timing comparison to existing literature</w:t>
      </w:r>
    </w:p>
    <w:p w14:paraId="79BCD589" w14:textId="77777777" w:rsidR="002F6869" w:rsidRDefault="00000000">
      <w:pPr>
        <w:pStyle w:val="FirstParagraph"/>
      </w:pPr>
      <w:r>
        <w:t>Novel formats are typically proposed with timing and sizing information, but the inconsistency of what’s being queried makes it difficult to directly compare across the literature. However, we mostly obtained results in line with those reported elsewhere where other intercomparisons have been performed and report here the widest set of comparisons between MS formats to our knowledge.</w:t>
      </w:r>
    </w:p>
    <w:p w14:paraId="5C58E36D" w14:textId="2B267219" w:rsidR="002F6869" w:rsidRDefault="00000000">
      <w:pPr>
        <w:pStyle w:val="BodyText"/>
      </w:pPr>
      <w:r>
        <w:t>Wilhelm et al. (2012)</w:t>
      </w:r>
      <w:del w:id="234" w:author="Author" w:date="2025-10-15T10:08:00Z" w16du:dateUtc="2025-10-15T08:08:00Z">
        <w:r>
          <w:rPr>
            <w:vertAlign w:val="superscript"/>
          </w:rPr>
          <w:delText>6</w:delText>
        </w:r>
      </w:del>
      <w:ins w:id="235" w:author="Author" w:date="2025-10-15T10:08:00Z" w16du:dateUtc="2025-10-15T08:08:00Z">
        <w:r>
          <w:rPr>
            <w:vertAlign w:val="superscript"/>
          </w:rPr>
          <w:t>4</w:t>
        </w:r>
      </w:ins>
      <w:r>
        <w:t xml:space="preserve"> performed comparisons between mz5 and mzML with results indicating that mz5 was three times faster than mzML parsers. Their values of 0.16 seconds per million </w:t>
      </w:r>
      <w:r>
        <w:rPr>
          <w:i/>
          <w:iCs/>
        </w:rPr>
        <w:t>m/z</w:t>
      </w:r>
      <w:r>
        <w:t>/intensity arrays correspond to an estimated query time of 0.13 milliseconds which is faster than our measured 3 milliseconds, though our mz5 file was approximately four times smaller (20% mzML size) instead of half the mzML size.</w:t>
      </w:r>
    </w:p>
    <w:p w14:paraId="5919B3C6" w14:textId="7CF40205" w:rsidR="002F6869" w:rsidRDefault="00000000">
      <w:pPr>
        <w:pStyle w:val="BodyText"/>
      </w:pPr>
      <w:r>
        <w:t>Bouyssié et al. (2015)</w:t>
      </w:r>
      <w:del w:id="236" w:author="Author" w:date="2025-10-15T10:08:00Z" w16du:dateUtc="2025-10-15T08:08:00Z">
        <w:r>
          <w:rPr>
            <w:vertAlign w:val="superscript"/>
          </w:rPr>
          <w:delText>11</w:delText>
        </w:r>
      </w:del>
      <w:ins w:id="237" w:author="Author" w:date="2025-10-15T10:08:00Z" w16du:dateUtc="2025-10-15T08:08:00Z">
        <w:r>
          <w:rPr>
            <w:vertAlign w:val="superscript"/>
          </w:rPr>
          <w:t>9</w:t>
        </w:r>
      </w:ins>
      <w:r>
        <w:t xml:space="preserve"> also found that mz5 was about 80% smaller than the mzML and on par with their mzDB format. They reported query times of around 30 seconds for a wide (5 Da) ion chromatogram extraction and found that mz5 was about 40 times slower and that mzML was 200 times slower, in contrast to our parser which was 10 times slower for mz5 - possibly due to the large EIC width. They also were able to report mzDB scan queries on par with mz5 which we were able to replicate if the pyopenms or pyteomics libraries were used for full scan queries and pymzml for MS/MS.</w:t>
      </w:r>
    </w:p>
    <w:p w14:paraId="4A129157" w14:textId="37FE6AF5" w:rsidR="002F6869" w:rsidRDefault="00000000">
      <w:pPr>
        <w:pStyle w:val="BodyText"/>
      </w:pPr>
      <w:del w:id="238" w:author="Author" w:date="2025-10-15T10:08:00Z" w16du:dateUtc="2025-10-15T08:08:00Z">
        <w:r>
          <w:delText>MzTree</w:delText>
        </w:r>
        <w:r>
          <w:rPr>
            <w:vertAlign w:val="superscript"/>
          </w:rPr>
          <w:delText>12</w:delText>
        </w:r>
      </w:del>
      <w:ins w:id="239" w:author="Author" w:date="2025-10-15T10:08:00Z" w16du:dateUtc="2025-10-15T08:08:00Z">
        <w:r>
          <w:t>MzTree</w:t>
        </w:r>
        <w:r>
          <w:rPr>
            <w:vertAlign w:val="superscript"/>
          </w:rPr>
          <w:t>10</w:t>
        </w:r>
      </w:ins>
      <w:r>
        <w:t xml:space="preserve"> compared their SQLite-based system to mzML, mz5, and mzDB and reported high numbers for both EIC and RT range queries from mzML (4-1000 seconds) that were on par with the values we observed here. Their mzDB and mz5 results were unexpectedly comparable to each other at about 0.5 seconds per random EIC query, with the mzDB values equal to ours but the mz5 values much lower than our parser was able to obtain. Our disk size measurements also corresponded well with their size estimate of MzTree at approximately twice the size of the mzML, a surprising result given that our mzML file contained MS/MS information and theirs appearing to be full-scan only. Their mz5 files were much larger (80% mzML size instead of our 20%) and their mzDB much smaller (20% mzML size instead of our 110%).</w:t>
      </w:r>
    </w:p>
    <w:p w14:paraId="455E8B59" w14:textId="365A1DA2" w:rsidR="002F6869" w:rsidRDefault="00000000">
      <w:pPr>
        <w:pStyle w:val="BodyText"/>
      </w:pPr>
      <w:r>
        <w:t xml:space="preserve">The </w:t>
      </w:r>
      <w:proofErr w:type="spellStart"/>
      <w:r>
        <w:t>mzMD</w:t>
      </w:r>
      <w:proofErr w:type="spellEnd"/>
      <w:r>
        <w:t xml:space="preserve"> </w:t>
      </w:r>
      <w:del w:id="240" w:author="Author" w:date="2025-10-15T10:08:00Z" w16du:dateUtc="2025-10-15T08:08:00Z">
        <w:r>
          <w:delText>format</w:delText>
        </w:r>
        <w:r>
          <w:rPr>
            <w:vertAlign w:val="superscript"/>
          </w:rPr>
          <w:delText>13</w:delText>
        </w:r>
      </w:del>
      <w:ins w:id="241" w:author="Author" w:date="2025-10-15T10:08:00Z" w16du:dateUtc="2025-10-15T08:08:00Z">
        <w:r>
          <w:t>format</w:t>
        </w:r>
        <w:r>
          <w:rPr>
            <w:vertAlign w:val="superscript"/>
          </w:rPr>
          <w:t>11</w:t>
        </w:r>
      </w:ins>
      <w:r>
        <w:t xml:space="preserve"> appears to be a thin wrapper around the MzTree format that applies a different philosophy for data subsetting and summarization. They report EIC queries in the 50 millisecond range, very similar to the values we obtained for the mzMD file type. They also estimate file size to be approximately 28 bytes per </w:t>
      </w:r>
      <w:r>
        <w:rPr>
          <w:i/>
          <w:iCs/>
        </w:rPr>
        <w:t>m/z</w:t>
      </w:r>
      <w:r>
        <w:t>/intensity tuple for a total size of 100MB in our test file which agrees reasonably well with our 72MB actual measurement. Their comparison to MzTree also agrees with our results as they report slightly larger disk usage and slightly better performance.</w:t>
      </w:r>
    </w:p>
    <w:p w14:paraId="5714BFE1" w14:textId="3A2FA785" w:rsidR="002F6869" w:rsidRDefault="00000000">
      <w:pPr>
        <w:pStyle w:val="BodyText"/>
      </w:pPr>
      <w:r>
        <w:t xml:space="preserve">The </w:t>
      </w:r>
      <w:proofErr w:type="spellStart"/>
      <w:r>
        <w:t>mzMLb</w:t>
      </w:r>
      <w:proofErr w:type="spellEnd"/>
      <w:r>
        <w:t xml:space="preserve"> </w:t>
      </w:r>
      <w:del w:id="242" w:author="Author" w:date="2025-10-15T10:08:00Z" w16du:dateUtc="2025-10-15T08:08:00Z">
        <w:r>
          <w:delText>group</w:delText>
        </w:r>
        <w:r>
          <w:rPr>
            <w:vertAlign w:val="superscript"/>
          </w:rPr>
          <w:delText>5</w:delText>
        </w:r>
      </w:del>
      <w:ins w:id="243" w:author="Author" w:date="2025-10-15T10:08:00Z" w16du:dateUtc="2025-10-15T08:08:00Z">
        <w:r>
          <w:t>group</w:t>
        </w:r>
        <w:r>
          <w:rPr>
            <w:vertAlign w:val="superscript"/>
          </w:rPr>
          <w:t>3</w:t>
        </w:r>
      </w:ins>
      <w:r>
        <w:t xml:space="preserve"> reports only info for spectrum access at approximately 15ms/scan which agrees with our 5-100ms/scan estimates only if the data is loaded ahead of time. They perform extensive comparisons to mzML at varying compression methods and levels but we stuck with the default options of 1024 KB chunk sizes for the mzMLb file and zlib-only compression for the mzML. This resulted in timing values very similar to those they reported when using the pyteomics library for access. They also compared to the mz5 file type and we are able to validate their results of the mzML+zlib occupying significantly more space, though our mz5 parser outperformed theirs for full scan and MS/MS data by two orders of magnitude in time.</w:t>
      </w:r>
    </w:p>
    <w:p w14:paraId="5211FFD1" w14:textId="4FD275BB" w:rsidR="002F6869" w:rsidRDefault="00000000">
      <w:pPr>
        <w:pStyle w:val="BodyText"/>
      </w:pPr>
      <w:r>
        <w:t xml:space="preserve">We were also unable to test several other recent and promising formats. Aird does not report full query times for any of the metrics reviewed here, though they claim their </w:t>
      </w:r>
      <w:proofErr w:type="spellStart"/>
      <w:r>
        <w:t>StackZDPD</w:t>
      </w:r>
      <w:proofErr w:type="spellEnd"/>
      <w:r>
        <w:t xml:space="preserve"> </w:t>
      </w:r>
      <w:del w:id="244" w:author="Author" w:date="2025-10-15T10:08:00Z" w16du:dateUtc="2025-10-15T08:08:00Z">
        <w:r>
          <w:delText>algorithm</w:delText>
        </w:r>
        <w:r>
          <w:rPr>
            <w:vertAlign w:val="superscript"/>
          </w:rPr>
          <w:delText>28</w:delText>
        </w:r>
      </w:del>
      <w:ins w:id="245" w:author="Author" w:date="2025-10-15T10:08:00Z" w16du:dateUtc="2025-10-15T08:08:00Z">
        <w:r>
          <w:t>algorithm</w:t>
        </w:r>
        <w:r>
          <w:rPr>
            <w:vertAlign w:val="superscript"/>
          </w:rPr>
          <w:t>30</w:t>
        </w:r>
      </w:ins>
      <w:r>
        <w:t xml:space="preserve"> can improve decompression speed by three times and that the file size is 54% of the vendor file.</w:t>
      </w:r>
      <w:del w:id="246" w:author="Author" w:date="2025-10-15T10:08:00Z" w16du:dateUtc="2025-10-15T08:08:00Z">
        <w:r>
          <w:rPr>
            <w:vertAlign w:val="superscript"/>
          </w:rPr>
          <w:delText>16</w:delText>
        </w:r>
      </w:del>
      <w:ins w:id="247" w:author="Author" w:date="2025-10-15T10:08:00Z" w16du:dateUtc="2025-10-15T08:08:00Z">
        <w:r>
          <w:rPr>
            <w:vertAlign w:val="superscript"/>
          </w:rPr>
          <w:t>14</w:t>
        </w:r>
      </w:ins>
      <w:r>
        <w:t xml:space="preserve"> Similarly, the toffee format for time-of-flight DIA data reports sizes about equal to vendor or 60% of centroid mzML + numpress with query speeds 4 times faster for scans (spectrum-centric, 2 seconds for mzML, 0.5 for toffee) and 100 times faster for chromatograms (peptide-centric, 168 seconds for </w:t>
      </w:r>
      <w:proofErr w:type="spellStart"/>
      <w:r>
        <w:t>mzML</w:t>
      </w:r>
      <w:proofErr w:type="spellEnd"/>
      <w:r>
        <w:t>, 1.8 for toffee).</w:t>
      </w:r>
      <w:del w:id="248" w:author="Author" w:date="2025-10-15T10:08:00Z" w16du:dateUtc="2025-10-15T08:08:00Z">
        <w:r>
          <w:rPr>
            <w:vertAlign w:val="superscript"/>
          </w:rPr>
          <w:delText>8</w:delText>
        </w:r>
      </w:del>
      <w:ins w:id="249" w:author="Author" w:date="2025-10-15T10:08:00Z" w16du:dateUtc="2025-10-15T08:08:00Z">
        <w:r>
          <w:rPr>
            <w:vertAlign w:val="superscript"/>
          </w:rPr>
          <w:t>6</w:t>
        </w:r>
      </w:ins>
      <w:r>
        <w:t xml:space="preserve"> The Unified Ion Mobility Format (UIMF)</w:t>
      </w:r>
      <w:del w:id="250" w:author="Author" w:date="2025-10-15T10:08:00Z" w16du:dateUtc="2025-10-15T08:08:00Z">
        <w:r>
          <w:rPr>
            <w:vertAlign w:val="superscript"/>
          </w:rPr>
          <w:delText>14</w:delText>
        </w:r>
      </w:del>
      <w:ins w:id="251" w:author="Author" w:date="2025-10-15T10:08:00Z" w16du:dateUtc="2025-10-15T08:08:00Z">
        <w:r>
          <w:rPr>
            <w:vertAlign w:val="superscript"/>
          </w:rPr>
          <w:t>12</w:t>
        </w:r>
      </w:ins>
      <w:r>
        <w:t xml:space="preserve"> from Pacific Northwest National Laboratory format did not report direct comparisons to any of the available formats and thus we </w:t>
      </w:r>
      <w:del w:id="252" w:author="Author" w:date="2025-10-15T10:08:00Z" w16du:dateUtc="2025-10-15T08:08:00Z">
        <w:r>
          <w:delText xml:space="preserve">must </w:delText>
        </w:r>
      </w:del>
      <w:r>
        <w:t>remain unclear on its performance capabilities.</w:t>
      </w:r>
    </w:p>
    <w:p w14:paraId="178FD00B" w14:textId="57FB65CB" w:rsidR="002F6869" w:rsidRDefault="00000000">
      <w:pPr>
        <w:pStyle w:val="Heading3"/>
      </w:pPr>
      <w:bookmarkStart w:id="253" w:name="X5cbd79df1fea74376696df87e936ef5e1af23fc"/>
      <w:bookmarkStart w:id="254" w:name="X02a5cdbf0140c7a9d8d3643e0b28b52ec7f36bd"/>
      <w:bookmarkEnd w:id="233"/>
      <w:r>
        <w:t xml:space="preserve">Fundamental </w:t>
      </w:r>
      <w:del w:id="255" w:author="Author" w:date="2025-10-15T10:08:00Z" w16du:dateUtc="2025-10-15T08:08:00Z">
        <w:r>
          <w:delText>inefficiencies</w:delText>
        </w:r>
      </w:del>
      <w:ins w:id="256" w:author="Author" w:date="2025-10-15T10:08:00Z" w16du:dateUtc="2025-10-15T08:08:00Z">
        <w:r>
          <w:t>tradeoffs</w:t>
        </w:r>
      </w:ins>
      <w:r>
        <w:t xml:space="preserve"> in existing mass-spectrometry formats</w:t>
      </w:r>
    </w:p>
    <w:p w14:paraId="032CE4AE" w14:textId="627CF4EF" w:rsidR="002F6869" w:rsidRDefault="00000000">
      <w:pPr>
        <w:pStyle w:val="FirstParagraph"/>
      </w:pPr>
      <w:r>
        <w:t xml:space="preserve">We identified several </w:t>
      </w:r>
      <w:del w:id="257" w:author="Author" w:date="2025-10-15T10:08:00Z" w16du:dateUtc="2025-10-15T08:08:00Z">
        <w:r>
          <w:delText>fundamental inefficiencies</w:delText>
        </w:r>
      </w:del>
      <w:ins w:id="258" w:author="Author" w:date="2025-10-15T10:08:00Z" w16du:dateUtc="2025-10-15T08:08:00Z">
        <w:r>
          <w:t>recurring tradeoffs</w:t>
        </w:r>
      </w:ins>
      <w:r>
        <w:t xml:space="preserve"> when writing the parsers. First, scan metadata that was encoded within a scan instead of in a separate unit required looping over each scan to see whether it contained the information requested. Scan number, MS level, and retention time were all necessary bits of information that could be included in a file header or footer to relate the three to the data location within the file and allow index use instead of looping over every scan. Second, needing to decode or parse a compressed </w:t>
      </w:r>
      <w:r>
        <w:rPr>
          <w:i/>
          <w:iCs/>
        </w:rPr>
        <w:t>m/z</w:t>
      </w:r>
      <w:r>
        <w:t xml:space="preserve">/intensity array in each scan introduced an additional overhead that was especially punishing during ion chromatogram extraction and MS/MS search. While the </w:t>
      </w:r>
      <w:r>
        <w:rPr>
          <w:i/>
          <w:iCs/>
        </w:rPr>
        <w:t>m/z</w:t>
      </w:r>
      <w:r>
        <w:t xml:space="preserve"> and intensity tuples are an obvious candidate for data compression, this penalty should be of significant concern to engineers. Third, looping over files is inherently slow and introduces additional complexity relative to a single unified database that encodes filename or sample ID as an additional column. A particular strength of the database system we propose is its inherent support for multi-file systems, while all other methods require looping over files</w:t>
      </w:r>
      <w:ins w:id="259" w:author="Author" w:date="2025-10-15T10:08:00Z" w16du:dateUtc="2025-10-15T08:08:00Z">
        <w:r>
          <w:t xml:space="preserve"> and thus an additional programming language instead of pure SQL</w:t>
        </w:r>
      </w:ins>
      <w:r>
        <w:t>.</w:t>
      </w:r>
    </w:p>
    <w:p w14:paraId="6C4DA0E7" w14:textId="6B8056E9" w:rsidR="002F6869" w:rsidRDefault="00000000">
      <w:pPr>
        <w:pStyle w:val="BodyText"/>
      </w:pPr>
      <w:r>
        <w:t xml:space="preserve">The problems above highlight an important distinction between data </w:t>
      </w:r>
      <w:r>
        <w:rPr>
          <w:i/>
          <w:iCs/>
        </w:rPr>
        <w:t>access</w:t>
      </w:r>
      <w:r>
        <w:t xml:space="preserve"> and data </w:t>
      </w:r>
      <w:r>
        <w:rPr>
          <w:i/>
          <w:iCs/>
        </w:rPr>
        <w:t>search</w:t>
      </w:r>
      <w:r>
        <w:t xml:space="preserve"> that has</w:t>
      </w:r>
      <w:ins w:id="260" w:author="Author" w:date="2025-10-15T10:08:00Z" w16du:dateUtc="2025-10-15T08:08:00Z">
        <w:r>
          <w:t>, in our opinion,</w:t>
        </w:r>
      </w:ins>
      <w:r>
        <w:t xml:space="preserve"> been largely overlooked</w:t>
      </w:r>
      <w:del w:id="261" w:author="Author" w:date="2025-10-15T10:08:00Z" w16du:dateUtc="2025-10-15T08:08:00Z">
        <w:r>
          <w:delText xml:space="preserve"> in our opinion.</w:delText>
        </w:r>
      </w:del>
      <w:ins w:id="262" w:author="Author" w:date="2025-10-15T10:08:00Z" w16du:dateUtc="2025-10-15T08:08:00Z">
        <w:r>
          <w:t>.</w:t>
        </w:r>
      </w:ins>
      <w:r>
        <w:t xml:space="preserve"> While HDF5 files or scan indexes excel at improving data access, they assume that the location of the data is known in advance </w:t>
      </w:r>
      <w:ins w:id="263" w:author="Author" w:date="2025-10-15T10:08:00Z" w16du:dateUtc="2025-10-15T08:08:00Z">
        <w:r>
          <w:t>(for example, via universal spectrum identifier)</w:t>
        </w:r>
        <w:r>
          <w:rPr>
            <w:vertAlign w:val="superscript"/>
          </w:rPr>
          <w:t>31</w:t>
        </w:r>
        <w:r>
          <w:t xml:space="preserve"> </w:t>
        </w:r>
      </w:ins>
      <w:r>
        <w:t xml:space="preserve">and can be skipped to via bitwise offsets. If a search is required, however, this advantage is </w:t>
      </w:r>
      <w:del w:id="264" w:author="Author" w:date="2025-10-15T10:08:00Z" w16du:dateUtc="2025-10-15T08:08:00Z">
        <w:r>
          <w:delText xml:space="preserve">fully </w:delText>
        </w:r>
      </w:del>
      <w:r>
        <w:t xml:space="preserve">negated because each </w:t>
      </w:r>
      <w:del w:id="265" w:author="Author" w:date="2025-10-15T10:08:00Z" w16du:dateUtc="2025-10-15T08:08:00Z">
        <w:r>
          <w:delText xml:space="preserve">bit of information </w:delText>
        </w:r>
      </w:del>
      <w:ins w:id="266" w:author="Author" w:date="2025-10-15T10:08:00Z" w16du:dateUtc="2025-10-15T08:08:00Z">
        <w:r>
          <w:t xml:space="preserve">scan </w:t>
        </w:r>
      </w:ins>
      <w:r>
        <w:t>must be queried anyway.</w:t>
      </w:r>
      <w:del w:id="267" w:author="Author" w:date="2025-10-15T10:08:00Z" w16du:dateUtc="2025-10-15T08:08:00Z">
        <w:r>
          <w:delText xml:space="preserve"> Finally, we must note that scan number is not inherently a useful bit of information. While we included it in our extraction metrics, it is entirely unclear when the scan number itself would be known in isolation. Additionally, this method often confuses the scan number with the scan’s indexes in the data structure. Scan number is not always consecutive (e.g. during polarity switching, multi-experiment samples, or if any filtering is performed during processing), so even if the first or second item in the structure can be queried speedily this is no guarantee that the item will contain the information of interest.</w:delText>
        </w:r>
      </w:del>
    </w:p>
    <w:p w14:paraId="7922B8E0" w14:textId="77777777" w:rsidR="002F6869" w:rsidRDefault="00000000">
      <w:pPr>
        <w:pStyle w:val="Heading3"/>
      </w:pPr>
      <w:bookmarkStart w:id="268" w:name="X0d41d827cb778e58943eb99dcc97765b82fd391"/>
      <w:bookmarkEnd w:id="253"/>
      <w:bookmarkEnd w:id="254"/>
      <w:r>
        <w:t>Leveraging robust, future-oriented software development with SQL</w:t>
      </w:r>
    </w:p>
    <w:p w14:paraId="441B5CFD" w14:textId="77777777" w:rsidR="002F6869" w:rsidRDefault="00000000">
      <w:pPr>
        <w:pStyle w:val="FirstParagraph"/>
      </w:pPr>
      <w:r>
        <w:t>The proliferation of MS data storage formats and access algorithms illustrates the general dissatisfaction with existing alternatives to the vendor file or mzML. Formats that are faster to query or smaller on disk tend to be significantly more opaque, and those optimized for a particular method often fail to perform well on other metrics. This complexity is generally expected as optimization tends to require more complex data structures and assumptions about its use but it is not required if the complexity is outsourced to a robust and growing framework such as structured query language (SQL).</w:t>
      </w:r>
    </w:p>
    <w:p w14:paraId="68CB3A3D" w14:textId="764BAE84" w:rsidR="002F6869" w:rsidRDefault="00000000">
      <w:pPr>
        <w:pStyle w:val="BodyText"/>
      </w:pPr>
      <w:r>
        <w:t xml:space="preserve">SQL is widely used for data processing outside of mass-spectrometry, though its adoption is increasing in recent years. Efforts like </w:t>
      </w:r>
      <w:proofErr w:type="spellStart"/>
      <w:r>
        <w:t>mzDB</w:t>
      </w:r>
      <w:proofErr w:type="spellEnd"/>
      <w:r>
        <w:t xml:space="preserve">, the Pacific </w:t>
      </w:r>
      <w:del w:id="269" w:author="Author" w:date="2025-10-15T10:08:00Z" w16du:dateUtc="2025-10-15T08:08:00Z">
        <w:r>
          <w:delText>Marine Environment</w:delText>
        </w:r>
      </w:del>
      <w:ins w:id="270" w:author="Author" w:date="2025-10-15T10:08:00Z" w16du:dateUtc="2025-10-15T08:08:00Z">
        <w:r>
          <w:t>Northwest National</w:t>
        </w:r>
      </w:ins>
      <w:r>
        <w:t xml:space="preserve"> Laboratory’s UIMF </w:t>
      </w:r>
      <w:del w:id="271" w:author="Author" w:date="2025-10-15T10:08:00Z" w16du:dateUtc="2025-10-15T08:08:00Z">
        <w:r>
          <w:delText>format</w:delText>
        </w:r>
        <w:r>
          <w:rPr>
            <w:vertAlign w:val="superscript"/>
          </w:rPr>
          <w:delText>14</w:delText>
        </w:r>
      </w:del>
      <w:ins w:id="272" w:author="Author" w:date="2025-10-15T10:08:00Z" w16du:dateUtc="2025-10-15T08:08:00Z">
        <w:r>
          <w:t>format</w:t>
        </w:r>
        <w:r>
          <w:rPr>
            <w:vertAlign w:val="superscript"/>
          </w:rPr>
          <w:t>12</w:t>
        </w:r>
      </w:ins>
      <w:r>
        <w:t xml:space="preserve">, and the internals of MzTree hint at SQL’s suitability for MS data storage. SQL backends for the next-generation R processing package Spectra now </w:t>
      </w:r>
      <w:del w:id="273" w:author="Author" w:date="2025-10-15T10:08:00Z" w16du:dateUtc="2025-10-15T08:08:00Z">
        <w:r>
          <w:delText>exist</w:delText>
        </w:r>
        <w:r>
          <w:rPr>
            <w:vertAlign w:val="superscript"/>
          </w:rPr>
          <w:delText>20</w:delText>
        </w:r>
      </w:del>
      <w:ins w:id="274" w:author="Author" w:date="2025-10-15T10:08:00Z" w16du:dateUtc="2025-10-15T08:08:00Z">
        <w:r>
          <w:t>exist</w:t>
        </w:r>
        <w:r>
          <w:rPr>
            <w:vertAlign w:val="superscript"/>
          </w:rPr>
          <w:t>18</w:t>
        </w:r>
      </w:ins>
      <w:r>
        <w:t xml:space="preserve"> and the development of </w:t>
      </w:r>
      <w:del w:id="275" w:author="Author" w:date="2025-10-15T10:08:00Z" w16du:dateUtc="2025-10-15T08:08:00Z">
        <w:r>
          <w:delText>MassQL</w:delText>
        </w:r>
        <w:r>
          <w:rPr>
            <w:vertAlign w:val="superscript"/>
          </w:rPr>
          <w:delText>22</w:delText>
        </w:r>
      </w:del>
      <w:ins w:id="276" w:author="Author" w:date="2025-10-15T10:08:00Z" w16du:dateUtc="2025-10-15T08:08:00Z">
        <w:r>
          <w:t>MassQL</w:t>
        </w:r>
        <w:r>
          <w:rPr>
            <w:vertAlign w:val="superscript"/>
          </w:rPr>
          <w:t>20</w:t>
        </w:r>
      </w:ins>
      <w:r>
        <w:t xml:space="preserve"> indicates a growing comfort with SQL syntax for downstream processing, though the language itself strives for human readability in simple queries. The searching and subsetting inherent to MS data exploration represent very simple queries in database space, agnostic to high-level programming language and rarely requiring more than a single line of code. Additionally, the extensive documentation that exists across the internet means that </w:t>
      </w:r>
      <w:ins w:id="277" w:author="Author" w:date="2025-10-15T10:08:00Z" w16du:dateUtc="2025-10-15T08:08:00Z">
        <w:r>
          <w:t xml:space="preserve">the increasingly popular </w:t>
        </w:r>
      </w:ins>
      <w:r>
        <w:t xml:space="preserve">large language models </w:t>
      </w:r>
      <w:del w:id="278" w:author="Author" w:date="2025-10-15T10:08:00Z" w16du:dateUtc="2025-10-15T08:08:00Z">
        <w:r>
          <w:delText xml:space="preserve">such as ChatGPT </w:delText>
        </w:r>
      </w:del>
      <w:r>
        <w:t xml:space="preserve">are </w:t>
      </w:r>
      <w:del w:id="279" w:author="Author" w:date="2025-10-15T10:08:00Z" w16du:dateUtc="2025-10-15T08:08:00Z">
        <w:r>
          <w:delText>easily</w:delText>
        </w:r>
      </w:del>
      <w:ins w:id="280" w:author="Author" w:date="2025-10-15T10:08:00Z" w16du:dateUtc="2025-10-15T08:08:00Z">
        <w:r>
          <w:t>consistently</w:t>
        </w:r>
      </w:ins>
      <w:r>
        <w:t xml:space="preserve"> able to translate queries for those unfamiliar with SQL’s syntax.</w:t>
      </w:r>
    </w:p>
    <w:p w14:paraId="5072E4C1" w14:textId="77777777" w:rsidR="001E4F85" w:rsidRDefault="00000000">
      <w:pPr>
        <w:pStyle w:val="BodyText"/>
        <w:rPr>
          <w:del w:id="281" w:author="Author" w:date="2025-10-15T10:08:00Z" w16du:dateUtc="2025-10-15T08:08:00Z"/>
        </w:rPr>
      </w:pPr>
      <w:del w:id="282" w:author="Author" w:date="2025-10-15T10:08:00Z" w16du:dateUtc="2025-10-15T08:08:00Z">
        <w:r>
          <w:delText>Just as the original database paper from Codd (1970)</w:delText>
        </w:r>
        <w:r>
          <w:rPr>
            <w:vertAlign w:val="superscript"/>
          </w:rPr>
          <w:delText>18</w:delText>
        </w:r>
        <w:r>
          <w:delText xml:space="preserve"> argued that the same problems were being solved repeatedly, mass spectrometry data scientists are re-solving problems that have been more elegantly ironed out by dedicated teams in computer science and industry with much more extensive support. By leveraging existing optimizations in SQLite and DuckDB, we were able to create a highly performant system for storage of MS data that does not come with significant trade-offs between data extraction methods.</w:delText>
        </w:r>
      </w:del>
    </w:p>
    <w:p w14:paraId="57861851" w14:textId="62BEA20B" w:rsidR="002F6869" w:rsidRDefault="00000000">
      <w:pPr>
        <w:pStyle w:val="BodyText"/>
      </w:pPr>
      <w:r>
        <w:t xml:space="preserve">While SQLite is broadly used and its long history testifies to its continued utility, we can use even more modern database methods to improve further upon its analytical processing capacity. We tested both DuckDB the Apache Parquet data </w:t>
      </w:r>
      <w:del w:id="283" w:author="Author" w:date="2025-10-15T10:08:00Z" w16du:dateUtc="2025-10-15T08:08:00Z">
        <w:r>
          <w:delText>formats</w:delText>
        </w:r>
        <w:r>
          <w:rPr>
            <w:vertAlign w:val="superscript"/>
          </w:rPr>
          <w:delText>23,29</w:delText>
        </w:r>
      </w:del>
      <w:ins w:id="284" w:author="Author" w:date="2025-10-15T10:08:00Z" w16du:dateUtc="2025-10-15T08:08:00Z">
        <w:r>
          <w:t>formats</w:t>
        </w:r>
        <w:r>
          <w:rPr>
            <w:vertAlign w:val="superscript"/>
          </w:rPr>
          <w:t>21,32</w:t>
        </w:r>
      </w:ins>
      <w:r>
        <w:t xml:space="preserve"> and found that they both performed better than SQLite in disk usage and query speed. DuckDB in particular is nearly a drop-in replacement for SQLite in many cases that’s been extensively optimized for MS-related queries given its online analytical processing (OLAP) structure. DuckDB provides automatic compression algorithms and uses zonemaps to create bounding boxes for each subset of data, bringing together existing optimizations from mz5 (delta encoding), mzDB (bounding boxes), and MzTree (axis-agnostic queries) at zero additional cost. Importantly, as with all databases, only the subset of interest needs to be written into memory, making the hardware requirements relatively lightweight.</w:t>
      </w:r>
      <w:ins w:id="285" w:author="Author" w:date="2025-10-15T10:08:00Z" w16du:dateUtc="2025-10-15T08:08:00Z">
        <w:r>
          <w:t xml:space="preserve"> While our testing did not indicate major memory constraints during the analysis it is possible that even larger datasets may cause issues, especially for formats that leverage precomputed indices.</w:t>
        </w:r>
      </w:ins>
    </w:p>
    <w:p w14:paraId="4E5FB351" w14:textId="465B6958" w:rsidR="002F6869" w:rsidRDefault="00000000">
      <w:pPr>
        <w:pStyle w:val="BodyText"/>
      </w:pPr>
      <w:r>
        <w:t xml:space="preserve">Of course, to claim that existing frameworks should be discarded in favor of a novel method is to ignore decades of discussion. We acknowledge that our use case, that of largely exploratory and quality-control steps, is not a universal need and our lack of perfect metadata preservation in particular indicates that databases should become an auxiliary data structure alongside the vendor files or mzMLs, not substitute for them directly. Ultimately, the design decision for mass spectrometry data format will likely continue to be a point of contention and will result from a variety of factors, most crucially 1) initial vendor type, 2) programming language of the developer, 3) types of MS data included (e.g. full scan only versus MS/MS or metadata requirements), 4) whether the entire file will be processed or only a subset, and 5) how well a file type interfaces with downstream software. </w:t>
      </w:r>
      <w:del w:id="286" w:author="Author" w:date="2025-10-15T10:08:00Z" w16du:dateUtc="2025-10-15T08:08:00Z">
        <w:r>
          <w:delText>We intend to show with this manuscript that there is significant overlap between the goals of organizations much larger than any individual lab and that mass spectrometrists can benefit significantly from co-opting their development</w:delText>
        </w:r>
      </w:del>
      <w:ins w:id="287" w:author="Author" w:date="2025-10-15T10:08:00Z" w16du:dateUtc="2025-10-15T08:08:00Z">
        <w:r>
          <w:t xml:space="preserve">We have shown here that for the simple queries used in exploratory mass </w:t>
        </w:r>
        <w:proofErr w:type="gramStart"/>
        <w:r>
          <w:t>spectrometry,</w:t>
        </w:r>
        <w:proofErr w:type="gramEnd"/>
        <w:r>
          <w:t xml:space="preserve"> rudimentary relational databases provide a simple and intuitive structure that is competitive with more complex file types</w:t>
        </w:r>
      </w:ins>
      <w:r>
        <w:t>.</w:t>
      </w:r>
    </w:p>
    <w:p w14:paraId="486F06BD" w14:textId="77777777" w:rsidR="002F6869" w:rsidRDefault="00000000">
      <w:pPr>
        <w:pStyle w:val="Heading1"/>
      </w:pPr>
      <w:bookmarkStart w:id="288" w:name="conclusion"/>
      <w:bookmarkEnd w:id="196"/>
      <w:bookmarkEnd w:id="268"/>
      <w:r>
        <w:t>Conclusion</w:t>
      </w:r>
    </w:p>
    <w:p w14:paraId="6662521B" w14:textId="647AB343" w:rsidR="002F6869" w:rsidRDefault="00000000">
      <w:pPr>
        <w:pStyle w:val="FirstParagraph"/>
      </w:pPr>
      <w:r>
        <w:t xml:space="preserve">We </w:t>
      </w:r>
      <w:del w:id="289" w:author="Author" w:date="2025-10-15T10:08:00Z" w16du:dateUtc="2025-10-15T08:08:00Z">
        <w:r>
          <w:delText>propose that</w:delText>
        </w:r>
      </w:del>
      <w:ins w:id="290" w:author="Author" w:date="2025-10-15T10:08:00Z" w16du:dateUtc="2025-10-15T08:08:00Z">
        <w:r>
          <w:t>demonstrate how</w:t>
        </w:r>
      </w:ins>
      <w:r>
        <w:t xml:space="preserve"> a simple relational database is an intuitive and performant mass spectrometry (MS) data storage format. Tables containing fields that map directly to known MS concepts means that adoption is straightforward and facilitated by the widely-understood structured query language (SQL), reducing the code required to extract subsets of interest to a single line. We show that this structure can also take advantage of regular advancements in computer science by leveraging modern data formats such as DuckDB and Parquet to reduce the disk space required while improving access times </w:t>
      </w:r>
      <w:del w:id="291" w:author="Author" w:date="2025-10-15T10:08:00Z" w16du:dateUtc="2025-10-15T08:08:00Z">
        <w:r>
          <w:delText>by 1-2 orders of magnitude. We hope that widespread adoption of this format alongside the metadata-heavy vendor and mzML files will reduce the barriers to data access for mass spectrometrists and provide a consistent framework that covers a majority of the exploratory use cases</w:delText>
        </w:r>
      </w:del>
      <w:ins w:id="292" w:author="Author" w:date="2025-10-15T10:08:00Z" w16du:dateUtc="2025-10-15T08:08:00Z">
        <w:r>
          <w:t>for simple queries</w:t>
        </w:r>
      </w:ins>
      <w:r>
        <w:t>.</w:t>
      </w:r>
    </w:p>
    <w:p w14:paraId="64F4C0A8" w14:textId="77777777" w:rsidR="002F6869" w:rsidRDefault="00000000">
      <w:pPr>
        <w:pStyle w:val="Heading1"/>
      </w:pPr>
      <w:bookmarkStart w:id="293" w:name="acknowledgements"/>
      <w:bookmarkEnd w:id="288"/>
      <w:r>
        <w:t>Acknowledgements</w:t>
      </w:r>
    </w:p>
    <w:p w14:paraId="1C8FC79F" w14:textId="77777777" w:rsidR="002F6869" w:rsidRDefault="00000000">
      <w:pPr>
        <w:pStyle w:val="FirstParagraph"/>
      </w:pPr>
      <w:r>
        <w:t>We would like to acknowledge the University of Washington’s eScience Institute and especially Bryna Hazelton and Dave Beck for their guidance and support during this project. We are also grateful to Theo Portlock and the other authors of their 2025 manuscript for posting their metabolomics data to Metabolights and allowing us to reuse it. Finally, we would like to acknowledge Josh Sacks and other members of the Ingalls Lab for their helpful discussions and for beta-testing many parts of the project.</w:t>
      </w:r>
    </w:p>
    <w:p w14:paraId="52E9E964" w14:textId="77777777" w:rsidR="002F6869" w:rsidRDefault="00000000">
      <w:pPr>
        <w:pStyle w:val="BodyText"/>
        <w:rPr>
          <w:ins w:id="294" w:author="Author" w:date="2025-10-15T10:08:00Z" w16du:dateUtc="2025-10-15T08:08:00Z"/>
        </w:rPr>
      </w:pPr>
      <w:ins w:id="295" w:author="Author" w:date="2025-10-15T10:08:00Z" w16du:dateUtc="2025-10-15T08:08:00Z">
        <w:r>
          <w:t>Funding for this project was provided by the Simons Foundation (Grant Number 385428 to A.E.I.).</w:t>
        </w:r>
      </w:ins>
    </w:p>
    <w:p w14:paraId="72AB77DE" w14:textId="77777777" w:rsidR="002F6869" w:rsidRDefault="00000000">
      <w:pPr>
        <w:pStyle w:val="Heading1"/>
      </w:pPr>
      <w:bookmarkStart w:id="296" w:name="data-availability"/>
      <w:bookmarkEnd w:id="293"/>
      <w:r>
        <w:t>Data availability</w:t>
      </w:r>
    </w:p>
    <w:p w14:paraId="372277FC" w14:textId="77777777" w:rsidR="002F6869" w:rsidRDefault="00000000">
      <w:pPr>
        <w:pStyle w:val="FirstParagraph"/>
      </w:pPr>
      <w:r>
        <w:t xml:space="preserve">All data and code are available on the Github repository associated with this project at </w:t>
      </w:r>
      <w:hyperlink r:id="rId13">
        <w:r>
          <w:rPr>
            <w:rStyle w:val="Hyperlink"/>
          </w:rPr>
          <w:t>https://github.com/wkumler/mzsql</w:t>
        </w:r>
      </w:hyperlink>
      <w:r>
        <w:t xml:space="preserve"> under the </w:t>
      </w:r>
      <w:r>
        <w:rPr>
          <w:rStyle w:val="VerbatimChar"/>
        </w:rPr>
        <w:t>manuscript_things</w:t>
      </w:r>
      <w:r>
        <w:t xml:space="preserve"> branch.</w:t>
      </w:r>
    </w:p>
    <w:p w14:paraId="4061CD99" w14:textId="77777777" w:rsidR="002F6869" w:rsidRDefault="00000000">
      <w:pPr>
        <w:pStyle w:val="Heading1"/>
      </w:pPr>
      <w:bookmarkStart w:id="297" w:name="references"/>
      <w:bookmarkEnd w:id="296"/>
      <w:r>
        <w:t>References</w:t>
      </w:r>
    </w:p>
    <w:p w14:paraId="03193243" w14:textId="77777777" w:rsidR="002F6869" w:rsidRDefault="00000000">
      <w:pPr>
        <w:pStyle w:val="Bibliography"/>
      </w:pPr>
      <w:bookmarkStart w:id="298" w:name="ref-Martens2011"/>
      <w:bookmarkStart w:id="299" w:name="refs"/>
      <w:r>
        <w:t xml:space="preserve">(1) </w:t>
      </w:r>
      <w:r>
        <w:tab/>
        <w:t xml:space="preserve">Martens, L.; Chambers, M.; Sturm, M.; Kessner, D.; Levander, F.; Shofstahl, J.; Tang, W. H.; Römpp, A.; Neumann, S.; Pizarro, A. D.; Montecchi-Palazzi, L.; Tasman, N.; Coleman, M.; Reisinger, F.; Souda, P.; Hermjakob, H.; Binz, P.-A.; Deutsch, E. W. mzML—a Community Standard for Mass Spectrometry Data. </w:t>
      </w:r>
      <w:r>
        <w:rPr>
          <w:i/>
          <w:iCs/>
        </w:rPr>
        <w:t>Molecular &amp; Cellular Proteomics</w:t>
      </w:r>
      <w:r>
        <w:t xml:space="preserve"> </w:t>
      </w:r>
      <w:r>
        <w:rPr>
          <w:b/>
          <w:bCs/>
        </w:rPr>
        <w:t>2011</w:t>
      </w:r>
      <w:r>
        <w:t xml:space="preserve">, </w:t>
      </w:r>
      <w:r>
        <w:rPr>
          <w:i/>
          <w:iCs/>
        </w:rPr>
        <w:t>10</w:t>
      </w:r>
      <w:r>
        <w:t xml:space="preserve"> (1), R110.000133. </w:t>
      </w:r>
      <w:hyperlink r:id="rId14">
        <w:r>
          <w:rPr>
            <w:rStyle w:val="Hyperlink"/>
          </w:rPr>
          <w:t>https://doi.org/10.1074/mcp.R110.000133</w:t>
        </w:r>
      </w:hyperlink>
      <w:r>
        <w:t>.</w:t>
      </w:r>
    </w:p>
    <w:p w14:paraId="523C06C0" w14:textId="77777777" w:rsidR="001E4F85" w:rsidRDefault="00000000">
      <w:pPr>
        <w:pStyle w:val="Bibliography"/>
        <w:rPr>
          <w:del w:id="300" w:author="Author" w:date="2025-10-15T10:08:00Z" w16du:dateUtc="2025-10-15T08:08:00Z"/>
        </w:rPr>
      </w:pPr>
      <w:bookmarkStart w:id="301" w:name="ref-Rost2015"/>
      <w:bookmarkEnd w:id="298"/>
      <w:r>
        <w:t xml:space="preserve">(2) </w:t>
      </w:r>
      <w:r>
        <w:tab/>
        <w:t xml:space="preserve">Röst, H. L.; </w:t>
      </w:r>
      <w:del w:id="302" w:author="Author" w:date="2025-10-15T10:08:00Z" w16du:dateUtc="2025-10-15T08:08:00Z">
        <w:r>
          <w:delText xml:space="preserve">Rosenberger, G.; Navarro, P.; Gillet, L.; Miladinović, S. M.; Schubert, O. T.; Wolski, W.; Collins, B. C.; Malmström, J.; Malmström, L.; Aebersold, R. OpenSWATH Enables Automated, Targeted Analysis of Data-Independent Acquisition MS Data. </w:delText>
        </w:r>
        <w:r>
          <w:rPr>
            <w:i/>
            <w:iCs/>
          </w:rPr>
          <w:delText>Nature Biotechnology</w:delText>
        </w:r>
        <w:r>
          <w:delText xml:space="preserve"> </w:delText>
        </w:r>
        <w:r>
          <w:rPr>
            <w:b/>
            <w:bCs/>
          </w:rPr>
          <w:delText>2014</w:delText>
        </w:r>
        <w:r>
          <w:delText xml:space="preserve">, </w:delText>
        </w:r>
        <w:r>
          <w:rPr>
            <w:i/>
            <w:iCs/>
          </w:rPr>
          <w:delText>32</w:delText>
        </w:r>
        <w:r>
          <w:delText xml:space="preserve"> (3), 219–223. </w:delText>
        </w:r>
        <w:r>
          <w:fldChar w:fldCharType="begin"/>
        </w:r>
        <w:r>
          <w:delInstrText>HYPERLINK "https://doi.org/10.1038/nbt.2841" \h</w:delInstrText>
        </w:r>
        <w:r>
          <w:fldChar w:fldCharType="separate"/>
        </w:r>
        <w:r>
          <w:rPr>
            <w:rStyle w:val="Hyperlink"/>
          </w:rPr>
          <w:delText>https://doi.org/10.1038/nbt.2841</w:delText>
        </w:r>
        <w:r>
          <w:fldChar w:fldCharType="end"/>
        </w:r>
        <w:r>
          <w:delText>.</w:delText>
        </w:r>
      </w:del>
    </w:p>
    <w:p w14:paraId="060B61C2" w14:textId="77777777" w:rsidR="002F6869" w:rsidRDefault="00000000">
      <w:pPr>
        <w:pStyle w:val="Bibliography"/>
        <w:rPr>
          <w:moveFrom w:id="303" w:author="Author" w:date="2025-10-15T10:08:00Z" w16du:dateUtc="2025-10-15T08:08:00Z"/>
        </w:rPr>
      </w:pPr>
      <w:del w:id="304" w:author="Author" w:date="2025-10-15T10:08:00Z" w16du:dateUtc="2025-10-15T08:08:00Z">
        <w:r>
          <w:delText>(3</w:delText>
        </w:r>
      </w:del>
      <w:moveFromRangeStart w:id="305" w:author="Author" w:date="2025-10-15T10:08:00Z" w:name="move211415350"/>
      <w:moveFrom w:id="306" w:author="Author" w:date="2025-10-15T10:08:00Z" w16du:dateUtc="2025-10-15T08:08:00Z">
        <w:r>
          <w:t xml:space="preserve">) </w:t>
        </w:r>
        <w:r>
          <w:tab/>
          <w:t xml:space="preserve">Ting, Y. S.; Egertson, J. D.; Payne, S. H.; Kim, S.; MacLean, B.; Käll, L.; Aebersold, R.; Smith, R. D.; Noble, W. S.; MacCoss, M. J. Peptide-Centric Proteome Analysis: An Alternative Strategy for the Analysis of Tandem Mass Spectrometry Data. </w:t>
        </w:r>
        <w:r>
          <w:rPr>
            <w:i/>
            <w:iCs/>
          </w:rPr>
          <w:t>Molecular &amp; Cellular Proteomics</w:t>
        </w:r>
        <w:r>
          <w:t xml:space="preserve"> </w:t>
        </w:r>
        <w:r>
          <w:rPr>
            <w:b/>
            <w:bCs/>
          </w:rPr>
          <w:t>2015</w:t>
        </w:r>
        <w:r>
          <w:t xml:space="preserve">, </w:t>
        </w:r>
        <w:r>
          <w:rPr>
            <w:i/>
            <w:iCs/>
          </w:rPr>
          <w:t>14</w:t>
        </w:r>
        <w:r>
          <w:t xml:space="preserve"> (9), 2301–2307. </w:t>
        </w:r>
        <w:r>
          <w:fldChar w:fldCharType="begin"/>
        </w:r>
        <w:r>
          <w:instrText>HYPERLINK "https://doi.org/10.1074/mcp.O114.047035" \h</w:instrText>
        </w:r>
        <w:r>
          <w:fldChar w:fldCharType="separate"/>
        </w:r>
        <w:r>
          <w:rPr>
            <w:rStyle w:val="Hyperlink"/>
          </w:rPr>
          <w:t>https://doi.org/10.1074/mcp.O114.047035</w:t>
        </w:r>
        <w:r>
          <w:fldChar w:fldCharType="end"/>
        </w:r>
        <w:r>
          <w:t>.</w:t>
        </w:r>
      </w:moveFrom>
    </w:p>
    <w:moveFromRangeEnd w:id="305"/>
    <w:p w14:paraId="78A9F958" w14:textId="32D4690B" w:rsidR="002F6869" w:rsidRDefault="00000000">
      <w:pPr>
        <w:pStyle w:val="Bibliography"/>
      </w:pPr>
      <w:del w:id="307" w:author="Author" w:date="2025-10-15T10:08:00Z" w16du:dateUtc="2025-10-15T08:08:00Z">
        <w:r>
          <w:delText xml:space="preserve">(4) </w:delText>
        </w:r>
        <w:r>
          <w:tab/>
          <w:delText xml:space="preserve">Röst, H. L.; </w:delText>
        </w:r>
      </w:del>
      <w:r>
        <w:t xml:space="preserve">Schmitt, U.; Aebersold, R.; Malmström, L. Fast and Efficient XML Data Access for Next-Generation Mass Spectrometry. </w:t>
      </w:r>
      <w:r>
        <w:rPr>
          <w:i/>
          <w:iCs/>
        </w:rPr>
        <w:t>PLOS ONE</w:t>
      </w:r>
      <w:r>
        <w:t xml:space="preserve"> </w:t>
      </w:r>
      <w:r>
        <w:rPr>
          <w:b/>
          <w:bCs/>
        </w:rPr>
        <w:t>2015</w:t>
      </w:r>
      <w:r>
        <w:t xml:space="preserve">, </w:t>
      </w:r>
      <w:r>
        <w:rPr>
          <w:i/>
          <w:iCs/>
        </w:rPr>
        <w:t>10</w:t>
      </w:r>
      <w:r>
        <w:t xml:space="preserve"> (4), e0125108. </w:t>
      </w:r>
      <w:hyperlink r:id="rId15">
        <w:r>
          <w:rPr>
            <w:rStyle w:val="Hyperlink"/>
          </w:rPr>
          <w:t>https://doi.org/10.1371/journal.pone.0125108</w:t>
        </w:r>
      </w:hyperlink>
      <w:r>
        <w:t>.</w:t>
      </w:r>
    </w:p>
    <w:p w14:paraId="2BCFB057" w14:textId="19CEA43D" w:rsidR="002F6869" w:rsidRDefault="00000000">
      <w:pPr>
        <w:pStyle w:val="Bibliography"/>
      </w:pPr>
      <w:bookmarkStart w:id="308" w:name="ref-Bhamber2021"/>
      <w:bookmarkEnd w:id="301"/>
      <w:r>
        <w:t>(</w:t>
      </w:r>
      <w:del w:id="309" w:author="Author" w:date="2025-10-15T10:08:00Z" w16du:dateUtc="2025-10-15T08:08:00Z">
        <w:r>
          <w:delText>5</w:delText>
        </w:r>
      </w:del>
      <w:ins w:id="310" w:author="Author" w:date="2025-10-15T10:08:00Z" w16du:dateUtc="2025-10-15T08:08:00Z">
        <w:r>
          <w:t>3</w:t>
        </w:r>
      </w:ins>
      <w:r>
        <w:t xml:space="preserve">) </w:t>
      </w:r>
      <w:r>
        <w:tab/>
      </w:r>
      <w:proofErr w:type="spellStart"/>
      <w:r>
        <w:t>Bhamber</w:t>
      </w:r>
      <w:proofErr w:type="spellEnd"/>
      <w:r>
        <w:t xml:space="preserve">, R. S.; Jankevics, A.; Deutsch, E. W.; Jones, A. R.; Dowsey, A. W. mzMLb: A Future-Proof Raw Mass Spectrometry Data Format Based on Standards-Compliant mzML and Optimized for Speed and Storage Requirements. </w:t>
      </w:r>
      <w:r>
        <w:rPr>
          <w:i/>
          <w:iCs/>
        </w:rPr>
        <w:t>Journal of Proteome Research</w:t>
      </w:r>
      <w:r>
        <w:t xml:space="preserve"> </w:t>
      </w:r>
      <w:r>
        <w:rPr>
          <w:b/>
          <w:bCs/>
        </w:rPr>
        <w:t>2021</w:t>
      </w:r>
      <w:r>
        <w:t xml:space="preserve">, </w:t>
      </w:r>
      <w:r>
        <w:rPr>
          <w:i/>
          <w:iCs/>
        </w:rPr>
        <w:t>20</w:t>
      </w:r>
      <w:r>
        <w:t xml:space="preserve"> (1), 172–183. </w:t>
      </w:r>
      <w:hyperlink r:id="rId16">
        <w:r>
          <w:rPr>
            <w:rStyle w:val="Hyperlink"/>
          </w:rPr>
          <w:t>https://doi.org/10.1021/acs.jproteome.0c00192</w:t>
        </w:r>
      </w:hyperlink>
      <w:r>
        <w:t>.</w:t>
      </w:r>
    </w:p>
    <w:p w14:paraId="59ACBE77" w14:textId="277F7873" w:rsidR="002F6869" w:rsidRDefault="00000000">
      <w:pPr>
        <w:pStyle w:val="Bibliography"/>
      </w:pPr>
      <w:bookmarkStart w:id="311" w:name="ref-Wilhelm2012"/>
      <w:bookmarkEnd w:id="308"/>
      <w:r>
        <w:t>(</w:t>
      </w:r>
      <w:del w:id="312" w:author="Author" w:date="2025-10-15T10:08:00Z" w16du:dateUtc="2025-10-15T08:08:00Z">
        <w:r>
          <w:delText>6</w:delText>
        </w:r>
      </w:del>
      <w:ins w:id="313" w:author="Author" w:date="2025-10-15T10:08:00Z" w16du:dateUtc="2025-10-15T08:08:00Z">
        <w:r>
          <w:t>4</w:t>
        </w:r>
      </w:ins>
      <w:r>
        <w:t xml:space="preserve">) </w:t>
      </w:r>
      <w:r>
        <w:tab/>
        <w:t xml:space="preserve">Wilhelm, M.; Kirchner, M.; Steen, J. A. J.; Steen, H. Mz5: Space- and Time-efficient Storage of Mass Spectrometry Data Sets. </w:t>
      </w:r>
      <w:r>
        <w:rPr>
          <w:i/>
          <w:iCs/>
        </w:rPr>
        <w:t>Molecular &amp; Cellular Proteomics</w:t>
      </w:r>
      <w:r>
        <w:t xml:space="preserve"> </w:t>
      </w:r>
      <w:r>
        <w:rPr>
          <w:b/>
          <w:bCs/>
        </w:rPr>
        <w:t>2012</w:t>
      </w:r>
      <w:r>
        <w:t xml:space="preserve">, </w:t>
      </w:r>
      <w:r>
        <w:rPr>
          <w:i/>
          <w:iCs/>
        </w:rPr>
        <w:t>11</w:t>
      </w:r>
      <w:r>
        <w:t xml:space="preserve"> (1), O111.011379. </w:t>
      </w:r>
      <w:hyperlink r:id="rId17">
        <w:r>
          <w:rPr>
            <w:rStyle w:val="Hyperlink"/>
          </w:rPr>
          <w:t>https://doi.org/10.1074/mcp.O111.011379</w:t>
        </w:r>
      </w:hyperlink>
      <w:r>
        <w:t>.</w:t>
      </w:r>
    </w:p>
    <w:p w14:paraId="5313B24C" w14:textId="603CA7C5" w:rsidR="002F6869" w:rsidRDefault="00000000">
      <w:pPr>
        <w:pStyle w:val="Bibliography"/>
      </w:pPr>
      <w:bookmarkStart w:id="314" w:name="ref-Bilbao2023"/>
      <w:bookmarkEnd w:id="311"/>
      <w:r>
        <w:t>(</w:t>
      </w:r>
      <w:del w:id="315" w:author="Author" w:date="2025-10-15T10:08:00Z" w16du:dateUtc="2025-10-15T08:08:00Z">
        <w:r>
          <w:delText>7</w:delText>
        </w:r>
      </w:del>
      <w:ins w:id="316" w:author="Author" w:date="2025-10-15T10:08:00Z" w16du:dateUtc="2025-10-15T08:08:00Z">
        <w:r>
          <w:t>5</w:t>
        </w:r>
      </w:ins>
      <w:r>
        <w:t xml:space="preserve">) </w:t>
      </w:r>
      <w:r>
        <w:tab/>
        <w:t xml:space="preserve">Bilbao, A.; Ross, D. H.; Lee, J.-Y.; Donor, M. T.; Williams, S. M.; Zhu, Y.; Ibrahim, Y. M.; Smith, R. D.; Zheng, X. MZA: A Data Conversion Tool to Facilitate Software Development and Artificial Intelligence Research in Multidimensional Mass Spectrometry. </w:t>
      </w:r>
      <w:r>
        <w:rPr>
          <w:i/>
          <w:iCs/>
        </w:rPr>
        <w:t>Journal of Proteome Research</w:t>
      </w:r>
      <w:r>
        <w:t xml:space="preserve"> </w:t>
      </w:r>
      <w:r>
        <w:rPr>
          <w:b/>
          <w:bCs/>
        </w:rPr>
        <w:t>2023</w:t>
      </w:r>
      <w:r>
        <w:t xml:space="preserve">, </w:t>
      </w:r>
      <w:r>
        <w:rPr>
          <w:i/>
          <w:iCs/>
        </w:rPr>
        <w:t>22</w:t>
      </w:r>
      <w:r>
        <w:t xml:space="preserve"> (2), 508–513. </w:t>
      </w:r>
      <w:hyperlink r:id="rId18">
        <w:r>
          <w:rPr>
            <w:rStyle w:val="Hyperlink"/>
          </w:rPr>
          <w:t>https://doi.org/10.1021/acs.jproteome.2c00313</w:t>
        </w:r>
      </w:hyperlink>
      <w:r>
        <w:t>.</w:t>
      </w:r>
    </w:p>
    <w:p w14:paraId="35ABE9FF" w14:textId="11FD2229" w:rsidR="002F6869" w:rsidRDefault="00000000">
      <w:pPr>
        <w:pStyle w:val="Bibliography"/>
      </w:pPr>
      <w:bookmarkStart w:id="317" w:name="ref-Tully2020"/>
      <w:bookmarkEnd w:id="314"/>
      <w:r>
        <w:t>(</w:t>
      </w:r>
      <w:del w:id="318" w:author="Author" w:date="2025-10-15T10:08:00Z" w16du:dateUtc="2025-10-15T08:08:00Z">
        <w:r>
          <w:delText>8</w:delText>
        </w:r>
      </w:del>
      <w:ins w:id="319" w:author="Author" w:date="2025-10-15T10:08:00Z" w16du:dateUtc="2025-10-15T08:08:00Z">
        <w:r>
          <w:t>6</w:t>
        </w:r>
      </w:ins>
      <w:r>
        <w:t xml:space="preserve">) </w:t>
      </w:r>
      <w:r>
        <w:tab/>
        <w:t xml:space="preserve">Tully, B. Toffee – a Highly Efficient, Lossless File Format for DIA-MS. </w:t>
      </w:r>
      <w:r>
        <w:rPr>
          <w:i/>
          <w:iCs/>
        </w:rPr>
        <w:t>Scientific Reports</w:t>
      </w:r>
      <w:r>
        <w:t xml:space="preserve"> </w:t>
      </w:r>
      <w:r>
        <w:rPr>
          <w:b/>
          <w:bCs/>
        </w:rPr>
        <w:t>2020</w:t>
      </w:r>
      <w:r>
        <w:t xml:space="preserve">, </w:t>
      </w:r>
      <w:r>
        <w:rPr>
          <w:i/>
          <w:iCs/>
        </w:rPr>
        <w:t>10</w:t>
      </w:r>
      <w:r>
        <w:t xml:space="preserve"> (1), 8939. </w:t>
      </w:r>
      <w:hyperlink r:id="rId19">
        <w:r>
          <w:rPr>
            <w:rStyle w:val="Hyperlink"/>
          </w:rPr>
          <w:t>https://doi.org/10.1038/s41598-020-65015-y</w:t>
        </w:r>
      </w:hyperlink>
      <w:r>
        <w:t>.</w:t>
      </w:r>
    </w:p>
    <w:p w14:paraId="1F3CB40E" w14:textId="37144075" w:rsidR="002F6869" w:rsidRDefault="00000000">
      <w:pPr>
        <w:pStyle w:val="Bibliography"/>
      </w:pPr>
      <w:bookmarkStart w:id="320" w:name="ref-Askenazi2017"/>
      <w:bookmarkEnd w:id="317"/>
      <w:r>
        <w:t>(</w:t>
      </w:r>
      <w:del w:id="321" w:author="Author" w:date="2025-10-15T10:08:00Z" w16du:dateUtc="2025-10-15T08:08:00Z">
        <w:r>
          <w:delText>9</w:delText>
        </w:r>
      </w:del>
      <w:ins w:id="322" w:author="Author" w:date="2025-10-15T10:08:00Z" w16du:dateUtc="2025-10-15T08:08:00Z">
        <w:r>
          <w:t>7</w:t>
        </w:r>
      </w:ins>
      <w:r>
        <w:t xml:space="preserve">) </w:t>
      </w:r>
      <w:r>
        <w:tab/>
      </w:r>
      <w:proofErr w:type="spellStart"/>
      <w:r>
        <w:t>Askenazi</w:t>
      </w:r>
      <w:proofErr w:type="spellEnd"/>
      <w:r>
        <w:t xml:space="preserve">, M.; Ben Hamidane, H.; Graumann, J. The Arc of Mass Spectrometry Exchange Formats Is Long, but It Bends Toward HDF5. </w:t>
      </w:r>
      <w:r>
        <w:rPr>
          <w:i/>
          <w:iCs/>
        </w:rPr>
        <w:t>Mass Spectrometry Reviews</w:t>
      </w:r>
      <w:r>
        <w:t xml:space="preserve"> </w:t>
      </w:r>
      <w:r>
        <w:rPr>
          <w:b/>
          <w:bCs/>
        </w:rPr>
        <w:t>2017</w:t>
      </w:r>
      <w:r>
        <w:t xml:space="preserve">, </w:t>
      </w:r>
      <w:r>
        <w:rPr>
          <w:i/>
          <w:iCs/>
        </w:rPr>
        <w:t>36</w:t>
      </w:r>
      <w:r>
        <w:t xml:space="preserve"> (5), 668–673. </w:t>
      </w:r>
      <w:hyperlink r:id="rId20">
        <w:r>
          <w:rPr>
            <w:rStyle w:val="Hyperlink"/>
          </w:rPr>
          <w:t>https://doi.org/10.1002/mas.21522</w:t>
        </w:r>
      </w:hyperlink>
      <w:r>
        <w:t>.</w:t>
      </w:r>
    </w:p>
    <w:p w14:paraId="76D43D72" w14:textId="1EF99FDF" w:rsidR="002F6869" w:rsidRDefault="00000000">
      <w:pPr>
        <w:pStyle w:val="Bibliography"/>
      </w:pPr>
      <w:bookmarkStart w:id="323" w:name="ref-Shah2010"/>
      <w:bookmarkEnd w:id="320"/>
      <w:r>
        <w:t>(</w:t>
      </w:r>
      <w:del w:id="324" w:author="Author" w:date="2025-10-15T10:08:00Z" w16du:dateUtc="2025-10-15T08:08:00Z">
        <w:r>
          <w:delText>10</w:delText>
        </w:r>
      </w:del>
      <w:ins w:id="325" w:author="Author" w:date="2025-10-15T10:08:00Z" w16du:dateUtc="2025-10-15T08:08:00Z">
        <w:r>
          <w:t>8</w:t>
        </w:r>
      </w:ins>
      <w:r>
        <w:t xml:space="preserve">) </w:t>
      </w:r>
      <w:r>
        <w:tab/>
        <w:t xml:space="preserve">Shah, A. R.; Davidson, J.; Monroe, M. E.; Mayampurath, A. M.; Danielson, W. F.; Shi, Y.; Robinson, A. C.; Clowers, B. H.; Belov, M. E.; Anderson, G. A.; Smith, R. D. An Efficient Data Format for Mass Spectrometry-Based Proteomics. </w:t>
      </w:r>
      <w:r>
        <w:rPr>
          <w:i/>
          <w:iCs/>
        </w:rPr>
        <w:t>Journal of the American Society for Mass Spectrometry</w:t>
      </w:r>
      <w:r>
        <w:t xml:space="preserve"> </w:t>
      </w:r>
      <w:r>
        <w:rPr>
          <w:b/>
          <w:bCs/>
        </w:rPr>
        <w:t>2010</w:t>
      </w:r>
      <w:r>
        <w:t xml:space="preserve">, </w:t>
      </w:r>
      <w:r>
        <w:rPr>
          <w:i/>
          <w:iCs/>
        </w:rPr>
        <w:t>21</w:t>
      </w:r>
      <w:r>
        <w:t xml:space="preserve"> (10), 1784–1788. </w:t>
      </w:r>
      <w:hyperlink r:id="rId21">
        <w:r>
          <w:rPr>
            <w:rStyle w:val="Hyperlink"/>
          </w:rPr>
          <w:t>https://doi.org/10.1016/j.jasms.2010.06.014</w:t>
        </w:r>
      </w:hyperlink>
      <w:r>
        <w:t>.</w:t>
      </w:r>
    </w:p>
    <w:p w14:paraId="47463FBD" w14:textId="6976FFE8" w:rsidR="002F6869" w:rsidRDefault="00000000">
      <w:pPr>
        <w:pStyle w:val="Bibliography"/>
      </w:pPr>
      <w:bookmarkStart w:id="326" w:name="ref-Bouyssie2015"/>
      <w:bookmarkEnd w:id="323"/>
      <w:r>
        <w:t>(</w:t>
      </w:r>
      <w:del w:id="327" w:author="Author" w:date="2025-10-15T10:08:00Z" w16du:dateUtc="2025-10-15T08:08:00Z">
        <w:r>
          <w:delText>11</w:delText>
        </w:r>
      </w:del>
      <w:ins w:id="328" w:author="Author" w:date="2025-10-15T10:08:00Z" w16du:dateUtc="2025-10-15T08:08:00Z">
        <w:r>
          <w:t>9</w:t>
        </w:r>
      </w:ins>
      <w:r>
        <w:t xml:space="preserve">) </w:t>
      </w:r>
      <w:r>
        <w:tab/>
      </w:r>
      <w:proofErr w:type="spellStart"/>
      <w:r>
        <w:t>Bouyssié</w:t>
      </w:r>
      <w:proofErr w:type="spellEnd"/>
      <w:r>
        <w:t xml:space="preserve">, D.; Dubois, M.; Nasso, S.; Gonzalez De Peredo, A.; Burlet-Schiltz, O.; Aebersold, R.; Monsarrat, B. mzDB: A File Format Using Multiple Indexing Strategies for the Efficient Analysis of Large LC-MS/MS and SWATH-MS Data Sets *. </w:t>
      </w:r>
      <w:r>
        <w:rPr>
          <w:i/>
          <w:iCs/>
        </w:rPr>
        <w:t>Molecular &amp; Cellular Proteomics</w:t>
      </w:r>
      <w:r>
        <w:t xml:space="preserve"> </w:t>
      </w:r>
      <w:r>
        <w:rPr>
          <w:b/>
          <w:bCs/>
        </w:rPr>
        <w:t>2015</w:t>
      </w:r>
      <w:r>
        <w:t xml:space="preserve">, </w:t>
      </w:r>
      <w:r>
        <w:rPr>
          <w:i/>
          <w:iCs/>
        </w:rPr>
        <w:t>14</w:t>
      </w:r>
      <w:r>
        <w:t xml:space="preserve"> (3), 771–781. </w:t>
      </w:r>
      <w:hyperlink r:id="rId22">
        <w:r>
          <w:rPr>
            <w:rStyle w:val="Hyperlink"/>
          </w:rPr>
          <w:t>https://doi.org/10.1074/mcp.O114.039115</w:t>
        </w:r>
      </w:hyperlink>
      <w:r>
        <w:t>.</w:t>
      </w:r>
    </w:p>
    <w:p w14:paraId="6D082347" w14:textId="15445594" w:rsidR="002F6869" w:rsidRDefault="00000000">
      <w:pPr>
        <w:pStyle w:val="Bibliography"/>
      </w:pPr>
      <w:bookmarkStart w:id="329" w:name="ref-Handy2017"/>
      <w:bookmarkEnd w:id="326"/>
      <w:r>
        <w:t>(</w:t>
      </w:r>
      <w:del w:id="330" w:author="Author" w:date="2025-10-15T10:08:00Z" w16du:dateUtc="2025-10-15T08:08:00Z">
        <w:r>
          <w:delText>12</w:delText>
        </w:r>
      </w:del>
      <w:ins w:id="331" w:author="Author" w:date="2025-10-15T10:08:00Z" w16du:dateUtc="2025-10-15T08:08:00Z">
        <w:r>
          <w:t>10</w:t>
        </w:r>
      </w:ins>
      <w:r>
        <w:t xml:space="preserve">) </w:t>
      </w:r>
      <w:r>
        <w:tab/>
        <w:t xml:space="preserve">Handy, K.; Rosen, J.; Gillan, A.; Smith, R. Fast, Axis-Agnostic, Dynamically Summarized Storage and Retrieval for Mass Spectrometry Data. </w:t>
      </w:r>
      <w:r>
        <w:rPr>
          <w:i/>
          <w:iCs/>
        </w:rPr>
        <w:t>PLOS ONE</w:t>
      </w:r>
      <w:r>
        <w:t xml:space="preserve"> </w:t>
      </w:r>
      <w:r>
        <w:rPr>
          <w:b/>
          <w:bCs/>
        </w:rPr>
        <w:t>2017</w:t>
      </w:r>
      <w:r>
        <w:t xml:space="preserve">, </w:t>
      </w:r>
      <w:r>
        <w:rPr>
          <w:i/>
          <w:iCs/>
        </w:rPr>
        <w:t>12</w:t>
      </w:r>
      <w:r>
        <w:t xml:space="preserve"> (11), e0188059. </w:t>
      </w:r>
      <w:hyperlink r:id="rId23">
        <w:r>
          <w:rPr>
            <w:rStyle w:val="Hyperlink"/>
          </w:rPr>
          <w:t>https://doi.org/10.1371/journal.pone.0188059</w:t>
        </w:r>
      </w:hyperlink>
      <w:r>
        <w:t>.</w:t>
      </w:r>
    </w:p>
    <w:p w14:paraId="6C3E5107" w14:textId="7993D0A0" w:rsidR="002F6869" w:rsidRDefault="00000000">
      <w:pPr>
        <w:pStyle w:val="Bibliography"/>
      </w:pPr>
      <w:bookmarkStart w:id="332" w:name="ref-Yang2022"/>
      <w:bookmarkEnd w:id="329"/>
      <w:r>
        <w:t>(</w:t>
      </w:r>
      <w:del w:id="333" w:author="Author" w:date="2025-10-15T10:08:00Z" w16du:dateUtc="2025-10-15T08:08:00Z">
        <w:r>
          <w:delText>13</w:delText>
        </w:r>
      </w:del>
      <w:ins w:id="334" w:author="Author" w:date="2025-10-15T10:08:00Z" w16du:dateUtc="2025-10-15T08:08:00Z">
        <w:r>
          <w:t>11</w:t>
        </w:r>
      </w:ins>
      <w:r>
        <w:t xml:space="preserve">) </w:t>
      </w:r>
      <w:r>
        <w:tab/>
        <w:t xml:space="preserve">Yang, R.; Ma, J.; Zhang, S.; Zheng, Y.; Wang, L.; Zhu, D. mzMD: Visualization-Oriented MS Data Storage and Retrieval. </w:t>
      </w:r>
      <w:r>
        <w:rPr>
          <w:i/>
          <w:iCs/>
        </w:rPr>
        <w:t>Bioinformatics</w:t>
      </w:r>
      <w:r>
        <w:t xml:space="preserve"> </w:t>
      </w:r>
      <w:r>
        <w:rPr>
          <w:b/>
          <w:bCs/>
        </w:rPr>
        <w:t>2022</w:t>
      </w:r>
      <w:r>
        <w:t xml:space="preserve">, </w:t>
      </w:r>
      <w:r>
        <w:rPr>
          <w:i/>
          <w:iCs/>
        </w:rPr>
        <w:t>38</w:t>
      </w:r>
      <w:r>
        <w:t xml:space="preserve"> (8), 2333–2340. </w:t>
      </w:r>
      <w:hyperlink r:id="rId24">
        <w:r>
          <w:rPr>
            <w:rStyle w:val="Hyperlink"/>
          </w:rPr>
          <w:t>https://doi.org/10.1093/bioinformatics/btac098</w:t>
        </w:r>
      </w:hyperlink>
      <w:r>
        <w:t>.</w:t>
      </w:r>
    </w:p>
    <w:p w14:paraId="2DB76BA9" w14:textId="36B77D5E" w:rsidR="002F6869" w:rsidRDefault="00000000">
      <w:pPr>
        <w:pStyle w:val="Bibliography"/>
      </w:pPr>
      <w:bookmarkStart w:id="335" w:name="ref-Beagley2009"/>
      <w:bookmarkEnd w:id="332"/>
      <w:r>
        <w:t>(</w:t>
      </w:r>
      <w:del w:id="336" w:author="Author" w:date="2025-10-15T10:08:00Z" w16du:dateUtc="2025-10-15T08:08:00Z">
        <w:r>
          <w:delText>14</w:delText>
        </w:r>
      </w:del>
      <w:ins w:id="337" w:author="Author" w:date="2025-10-15T10:08:00Z" w16du:dateUtc="2025-10-15T08:08:00Z">
        <w:r>
          <w:t>12</w:t>
        </w:r>
      </w:ins>
      <w:r>
        <w:t xml:space="preserve">) </w:t>
      </w:r>
      <w:r>
        <w:tab/>
        <w:t xml:space="preserve">Beagley, N.; Scherrer, C.; Shi, Y.; Clowers, B. H.; Danielson, W. F.; Shah, A. R. Increasing the Efficiency of Data Storage and Analysis Using Indexed Compression. In </w:t>
      </w:r>
      <w:r>
        <w:rPr>
          <w:i/>
          <w:iCs/>
        </w:rPr>
        <w:t>2009 Fifth IEEE International Conference on e-Science</w:t>
      </w:r>
      <w:r>
        <w:t xml:space="preserve">; IEEE: Oxford, United Kingdom, 2009; pp 66–71. </w:t>
      </w:r>
      <w:hyperlink r:id="rId25">
        <w:r>
          <w:rPr>
            <w:rStyle w:val="Hyperlink"/>
          </w:rPr>
          <w:t>https://doi.org/10.1109/e-Science.2009.18</w:t>
        </w:r>
      </w:hyperlink>
      <w:r>
        <w:t>.</w:t>
      </w:r>
    </w:p>
    <w:p w14:paraId="70A9FE72" w14:textId="385140B6" w:rsidR="002F6869" w:rsidRDefault="00000000">
      <w:pPr>
        <w:pStyle w:val="Bibliography"/>
      </w:pPr>
      <w:bookmarkStart w:id="338" w:name="ref-Rompp2011"/>
      <w:bookmarkEnd w:id="335"/>
      <w:r>
        <w:t>(</w:t>
      </w:r>
      <w:del w:id="339" w:author="Author" w:date="2025-10-15T10:08:00Z" w16du:dateUtc="2025-10-15T08:08:00Z">
        <w:r>
          <w:delText>15</w:delText>
        </w:r>
      </w:del>
      <w:ins w:id="340" w:author="Author" w:date="2025-10-15T10:08:00Z" w16du:dateUtc="2025-10-15T08:08:00Z">
        <w:r>
          <w:t>13</w:t>
        </w:r>
      </w:ins>
      <w:r>
        <w:t xml:space="preserve">) </w:t>
      </w:r>
      <w:r>
        <w:tab/>
      </w:r>
      <w:proofErr w:type="spellStart"/>
      <w:r>
        <w:t>Römpp</w:t>
      </w:r>
      <w:proofErr w:type="spellEnd"/>
      <w:r>
        <w:t xml:space="preserve">, A.; Schramm, T.; Hester, A.; Klinkert, I.; Both, J.-P.; Heeren, R. M. A.; Stöckli, M.; Spengler, B. imzML: Imaging Mass Spectrometry Markup Language: A Common Data Format for Mass Spectrometry Imaging. In </w:t>
      </w:r>
      <w:r>
        <w:rPr>
          <w:i/>
          <w:iCs/>
        </w:rPr>
        <w:t>Data Mining in Proteomics</w:t>
      </w:r>
      <w:r>
        <w:t xml:space="preserve">; Hamacher, M., Eisenacher, M., Stephan, C., Eds.; Humana Press: Totowa, NJ, 2011; Vol. 696, pp 205–224. </w:t>
      </w:r>
      <w:hyperlink r:id="rId26">
        <w:r>
          <w:rPr>
            <w:rStyle w:val="Hyperlink"/>
          </w:rPr>
          <w:t>https://doi.org/10.1007/978-1-60761-987-1_12</w:t>
        </w:r>
      </w:hyperlink>
      <w:r>
        <w:t>.</w:t>
      </w:r>
    </w:p>
    <w:p w14:paraId="44934344" w14:textId="202C5D7C" w:rsidR="002F6869" w:rsidRDefault="00000000">
      <w:pPr>
        <w:pStyle w:val="Bibliography"/>
      </w:pPr>
      <w:bookmarkStart w:id="341" w:name="ref-Lu2022"/>
      <w:bookmarkEnd w:id="338"/>
      <w:r>
        <w:t>(</w:t>
      </w:r>
      <w:del w:id="342" w:author="Author" w:date="2025-10-15T10:08:00Z" w16du:dateUtc="2025-10-15T08:08:00Z">
        <w:r>
          <w:delText>16</w:delText>
        </w:r>
      </w:del>
      <w:ins w:id="343" w:author="Author" w:date="2025-10-15T10:08:00Z" w16du:dateUtc="2025-10-15T08:08:00Z">
        <w:r>
          <w:t>14</w:t>
        </w:r>
      </w:ins>
      <w:r>
        <w:t xml:space="preserve">) </w:t>
      </w:r>
      <w:r>
        <w:tab/>
        <w:t xml:space="preserve">Lu, M.; An, S.; Wang, R.; Wang, J.; Yu, C. Aird: A Computation-Oriented Mass Spectrometry Data Format Enables a Higher Compression Ratio and Less Decoding Time. </w:t>
      </w:r>
      <w:r>
        <w:rPr>
          <w:i/>
          <w:iCs/>
        </w:rPr>
        <w:t>BMC Bioinformatics</w:t>
      </w:r>
      <w:r>
        <w:t xml:space="preserve"> </w:t>
      </w:r>
      <w:r>
        <w:rPr>
          <w:b/>
          <w:bCs/>
        </w:rPr>
        <w:t>2022</w:t>
      </w:r>
      <w:r>
        <w:t xml:space="preserve">, </w:t>
      </w:r>
      <w:r>
        <w:rPr>
          <w:i/>
          <w:iCs/>
        </w:rPr>
        <w:t>23</w:t>
      </w:r>
      <w:r>
        <w:t xml:space="preserve"> (1), 35. </w:t>
      </w:r>
      <w:hyperlink r:id="rId27">
        <w:r>
          <w:rPr>
            <w:rStyle w:val="Hyperlink"/>
          </w:rPr>
          <w:t>https://doi.org/10.1186/s12859-021-04490-0</w:t>
        </w:r>
      </w:hyperlink>
      <w:r>
        <w:t>.</w:t>
      </w:r>
    </w:p>
    <w:p w14:paraId="60885840" w14:textId="610B2FF1" w:rsidR="002F6869" w:rsidRDefault="00000000">
      <w:pPr>
        <w:pStyle w:val="Bibliography"/>
      </w:pPr>
      <w:bookmarkStart w:id="344" w:name="ref-Chambers2012"/>
      <w:bookmarkEnd w:id="341"/>
      <w:r>
        <w:t>(</w:t>
      </w:r>
      <w:del w:id="345" w:author="Author" w:date="2025-10-15T10:08:00Z" w16du:dateUtc="2025-10-15T08:08:00Z">
        <w:r>
          <w:delText>17</w:delText>
        </w:r>
      </w:del>
      <w:ins w:id="346" w:author="Author" w:date="2025-10-15T10:08:00Z" w16du:dateUtc="2025-10-15T08:08:00Z">
        <w:r>
          <w:t>15</w:t>
        </w:r>
      </w:ins>
      <w:r>
        <w:t xml:space="preserve">) </w:t>
      </w:r>
      <w:r>
        <w:tab/>
        <w:t xml:space="preserve">Chambers, M. C.; Maclean, B.; Burke, R.; Amodei, D.; Ruderman, D. L.; Neumann, S.; Gatto, L.; Fischer, B.; Pratt, B.; Egertson, J.; Hoff, K.; Kessner, D.; Tasman, N.; Shulman, N.; Frewen, B.; Baker, T. A.; Brusniak, M.-Y.; Paulse, C.; Creasy, D.; Flashner, L.; Kani, K.; Moulding, C.; Seymour, S. L.; Nuwaysir, L. M.; Lefebvre, B.; Kuhlmann, F.; Roark, J.; Rainer, P.; Detlev, S.; Hemenway, T.; Huhmer, A.; Langridge, J.; Connolly, B.; Chadick, T.; Holly, K.; Eckels, J.; Deutsch, E. W.; Moritz, R. L.; Katz, J. E.; Agus, D. B.; MacCoss, M.; Tabb, D. L.; Mallick, P. A Cross-Platform Toolkit for Mass Spectrometry and Proteomics. </w:t>
      </w:r>
      <w:r>
        <w:rPr>
          <w:i/>
          <w:iCs/>
        </w:rPr>
        <w:t>Nature Biotechnology</w:t>
      </w:r>
      <w:r>
        <w:t xml:space="preserve"> </w:t>
      </w:r>
      <w:r>
        <w:rPr>
          <w:b/>
          <w:bCs/>
        </w:rPr>
        <w:t>2012</w:t>
      </w:r>
      <w:r>
        <w:t xml:space="preserve">, </w:t>
      </w:r>
      <w:r>
        <w:rPr>
          <w:i/>
          <w:iCs/>
        </w:rPr>
        <w:t>30</w:t>
      </w:r>
      <w:r>
        <w:t xml:space="preserve"> (10), 918–920. </w:t>
      </w:r>
      <w:hyperlink r:id="rId28">
        <w:r>
          <w:rPr>
            <w:rStyle w:val="Hyperlink"/>
          </w:rPr>
          <w:t>https://doi.org/10.1038/nbt.2377</w:t>
        </w:r>
      </w:hyperlink>
      <w:r>
        <w:t>.</w:t>
      </w:r>
    </w:p>
    <w:p w14:paraId="69AE7334" w14:textId="053B1ED9" w:rsidR="002F6869" w:rsidRDefault="00000000">
      <w:pPr>
        <w:pStyle w:val="Bibliography"/>
      </w:pPr>
      <w:bookmarkStart w:id="347" w:name="ref-Codd1970"/>
      <w:bookmarkEnd w:id="344"/>
      <w:r>
        <w:t>(</w:t>
      </w:r>
      <w:del w:id="348" w:author="Author" w:date="2025-10-15T10:08:00Z" w16du:dateUtc="2025-10-15T08:08:00Z">
        <w:r>
          <w:delText>18</w:delText>
        </w:r>
      </w:del>
      <w:ins w:id="349" w:author="Author" w:date="2025-10-15T10:08:00Z" w16du:dateUtc="2025-10-15T08:08:00Z">
        <w:r>
          <w:t>16</w:t>
        </w:r>
      </w:ins>
      <w:r>
        <w:t xml:space="preserve">) </w:t>
      </w:r>
      <w:r>
        <w:tab/>
        <w:t xml:space="preserve">Codd, E. F. A Relational Model of Data for Large Shared Data Banks. </w:t>
      </w:r>
      <w:r>
        <w:rPr>
          <w:i/>
          <w:iCs/>
        </w:rPr>
        <w:t>Communications of the ACM</w:t>
      </w:r>
      <w:r>
        <w:t xml:space="preserve"> </w:t>
      </w:r>
      <w:r>
        <w:rPr>
          <w:b/>
          <w:bCs/>
        </w:rPr>
        <w:t>1970</w:t>
      </w:r>
      <w:r>
        <w:t xml:space="preserve">, </w:t>
      </w:r>
      <w:r>
        <w:rPr>
          <w:i/>
          <w:iCs/>
        </w:rPr>
        <w:t>13</w:t>
      </w:r>
      <w:r>
        <w:t xml:space="preserve"> (6), 377–387. </w:t>
      </w:r>
      <w:hyperlink r:id="rId29">
        <w:r>
          <w:rPr>
            <w:rStyle w:val="Hyperlink"/>
          </w:rPr>
          <w:t>https://doi.org/10.1145/362384.362685</w:t>
        </w:r>
      </w:hyperlink>
      <w:r>
        <w:t>.</w:t>
      </w:r>
    </w:p>
    <w:p w14:paraId="64867791" w14:textId="481B2CB2" w:rsidR="002F6869" w:rsidRDefault="00000000">
      <w:pPr>
        <w:pStyle w:val="Bibliography"/>
      </w:pPr>
      <w:bookmarkStart w:id="350" w:name="ref-Smith2006"/>
      <w:bookmarkEnd w:id="347"/>
      <w:r>
        <w:t>(</w:t>
      </w:r>
      <w:del w:id="351" w:author="Author" w:date="2025-10-15T10:08:00Z" w16du:dateUtc="2025-10-15T08:08:00Z">
        <w:r>
          <w:delText>19</w:delText>
        </w:r>
      </w:del>
      <w:ins w:id="352" w:author="Author" w:date="2025-10-15T10:08:00Z" w16du:dateUtc="2025-10-15T08:08:00Z">
        <w:r>
          <w:t>17</w:t>
        </w:r>
      </w:ins>
      <w:r>
        <w:t xml:space="preserve">) </w:t>
      </w:r>
      <w:r>
        <w:tab/>
        <w:t xml:space="preserve">Smith, C. A.; Want, E. J.; O’Maille, G.; Abagyan, R.; Siuzdak, G. XCMS: Processing Mass Spectrometry Data for Metabolite Profiling Using Nonlinear Peak Alignment, Matching, and Identification. </w:t>
      </w:r>
      <w:r>
        <w:rPr>
          <w:i/>
          <w:iCs/>
        </w:rPr>
        <w:t>Analytical Chemistry</w:t>
      </w:r>
      <w:r>
        <w:t xml:space="preserve"> </w:t>
      </w:r>
      <w:r>
        <w:rPr>
          <w:b/>
          <w:bCs/>
        </w:rPr>
        <w:t>2006</w:t>
      </w:r>
      <w:r>
        <w:t xml:space="preserve">, </w:t>
      </w:r>
      <w:r>
        <w:rPr>
          <w:i/>
          <w:iCs/>
        </w:rPr>
        <w:t>78</w:t>
      </w:r>
      <w:r>
        <w:t xml:space="preserve"> (3), 779–787. </w:t>
      </w:r>
      <w:hyperlink r:id="rId30">
        <w:r>
          <w:rPr>
            <w:rStyle w:val="Hyperlink"/>
          </w:rPr>
          <w:t>https://doi.org/10.1021/ac051437y</w:t>
        </w:r>
      </w:hyperlink>
      <w:r>
        <w:t>.</w:t>
      </w:r>
    </w:p>
    <w:p w14:paraId="15A5E22D" w14:textId="558E758A" w:rsidR="002F6869" w:rsidRDefault="00000000">
      <w:pPr>
        <w:pStyle w:val="Bibliography"/>
      </w:pPr>
      <w:bookmarkStart w:id="353" w:name="ref-Rainer2022"/>
      <w:bookmarkEnd w:id="350"/>
      <w:r>
        <w:t>(</w:t>
      </w:r>
      <w:del w:id="354" w:author="Author" w:date="2025-10-15T10:08:00Z" w16du:dateUtc="2025-10-15T08:08:00Z">
        <w:r>
          <w:delText>20</w:delText>
        </w:r>
      </w:del>
      <w:ins w:id="355" w:author="Author" w:date="2025-10-15T10:08:00Z" w16du:dateUtc="2025-10-15T08:08:00Z">
        <w:r>
          <w:t>18</w:t>
        </w:r>
      </w:ins>
      <w:r>
        <w:t xml:space="preserve">) </w:t>
      </w:r>
      <w:r>
        <w:tab/>
        <w:t xml:space="preserve">Rainer, J.; Vicini, A.; Salzer, L.; Stanstrup, J.; Badia, J. M.; Neumann, S.; Stravs, M. A.; Verri Hernandes, V.; Gatto, L.; Gibb, S.; Witting, M. A Modular and Expandable Ecosystem for Metabolomics Data Annotation in R. </w:t>
      </w:r>
      <w:r>
        <w:rPr>
          <w:i/>
          <w:iCs/>
        </w:rPr>
        <w:t>Metabolites</w:t>
      </w:r>
      <w:r>
        <w:t xml:space="preserve"> </w:t>
      </w:r>
      <w:r>
        <w:rPr>
          <w:b/>
          <w:bCs/>
        </w:rPr>
        <w:t>2022</w:t>
      </w:r>
      <w:r>
        <w:t xml:space="preserve">, </w:t>
      </w:r>
      <w:r>
        <w:rPr>
          <w:i/>
          <w:iCs/>
        </w:rPr>
        <w:t>12</w:t>
      </w:r>
      <w:r>
        <w:t xml:space="preserve"> (2), 173. </w:t>
      </w:r>
      <w:hyperlink r:id="rId31">
        <w:r>
          <w:rPr>
            <w:rStyle w:val="Hyperlink"/>
          </w:rPr>
          <w:t>https://doi.org/10.3390/metabo12020173</w:t>
        </w:r>
      </w:hyperlink>
      <w:r>
        <w:t>.</w:t>
      </w:r>
    </w:p>
    <w:p w14:paraId="17E28C6D" w14:textId="554016E8" w:rsidR="002F6869" w:rsidRDefault="00000000">
      <w:pPr>
        <w:pStyle w:val="Bibliography"/>
      </w:pPr>
      <w:bookmarkStart w:id="356" w:name="ref-Sud2016"/>
      <w:bookmarkEnd w:id="353"/>
      <w:r>
        <w:t>(</w:t>
      </w:r>
      <w:del w:id="357" w:author="Author" w:date="2025-10-15T10:08:00Z" w16du:dateUtc="2025-10-15T08:08:00Z">
        <w:r>
          <w:delText>21</w:delText>
        </w:r>
      </w:del>
      <w:ins w:id="358" w:author="Author" w:date="2025-10-15T10:08:00Z" w16du:dateUtc="2025-10-15T08:08:00Z">
        <w:r>
          <w:t>19</w:t>
        </w:r>
      </w:ins>
      <w:r>
        <w:t xml:space="preserve">) </w:t>
      </w:r>
      <w:r>
        <w:tab/>
        <w:t xml:space="preserve">Sud, M.; Fahy, E.; Cotter, D.; Azam, K.; Vadivelu, I.; Burant, C.; Edison, A.; Fiehn, O.; Higashi, R.; Nair, K. S.; Sumner, S.; Subramaniam, S. Metabolomics Workbench: An International Repository for Metabolomics Data and Metadata, Metabolite Standards, Protocols, Tutorials and Training, and Analysis Tools. </w:t>
      </w:r>
      <w:r>
        <w:rPr>
          <w:i/>
          <w:iCs/>
        </w:rPr>
        <w:t>Nucleic Acids Research</w:t>
      </w:r>
      <w:r>
        <w:t xml:space="preserve"> </w:t>
      </w:r>
      <w:r>
        <w:rPr>
          <w:b/>
          <w:bCs/>
        </w:rPr>
        <w:t>2016</w:t>
      </w:r>
      <w:r>
        <w:t xml:space="preserve">, </w:t>
      </w:r>
      <w:r>
        <w:rPr>
          <w:i/>
          <w:iCs/>
        </w:rPr>
        <w:t>44</w:t>
      </w:r>
      <w:r>
        <w:t xml:space="preserve"> (D1), D463–D470. </w:t>
      </w:r>
      <w:hyperlink r:id="rId32">
        <w:r>
          <w:rPr>
            <w:rStyle w:val="Hyperlink"/>
          </w:rPr>
          <w:t>https://doi.org/10.1093/nar/gkv1042</w:t>
        </w:r>
      </w:hyperlink>
      <w:r>
        <w:t>.</w:t>
      </w:r>
    </w:p>
    <w:p w14:paraId="6931EE4A" w14:textId="16BBB214" w:rsidR="002F6869" w:rsidRDefault="00000000">
      <w:pPr>
        <w:pStyle w:val="Bibliography"/>
      </w:pPr>
      <w:bookmarkStart w:id="359" w:name="ref-Jarmusch2022"/>
      <w:bookmarkEnd w:id="356"/>
      <w:r>
        <w:t>(</w:t>
      </w:r>
      <w:del w:id="360" w:author="Author" w:date="2025-10-15T10:08:00Z" w16du:dateUtc="2025-10-15T08:08:00Z">
        <w:r>
          <w:delText>22</w:delText>
        </w:r>
      </w:del>
      <w:ins w:id="361" w:author="Author" w:date="2025-10-15T10:08:00Z" w16du:dateUtc="2025-10-15T08:08:00Z">
        <w:r>
          <w:t>20</w:t>
        </w:r>
      </w:ins>
      <w:r>
        <w:t xml:space="preserve">) </w:t>
      </w:r>
      <w:r>
        <w:tab/>
        <w:t xml:space="preserve">Jarmusch, A. K.; Aron, A. T.; Petras, D.; Phelan, V. V.; Bittremieux, W.; Acharya, D. D.; Ahmed, M. M. A.; Bauermeister, A.; Bertin, M. J.; Boudreau, P. D.; Borges, R. M.; Bowen, B. P.; Brown, C. J.; Chagas, F. O.; Clevenger, K. D.; Correia, M. S. P.; Crandall, W. J.; Crüsemann, M.; Damiani, T.; Fiehn, O.; Garg, N.; Gerwick, W. H.; Gilbert, J. R.; Globisch, D.; Gomes, P. W. P.; Heuckeroth, S.; James, C. A.; Jarmusch, S. A.; Kakhkhorov, S. A.; Kang, K. B.; Kersten, R. D.; Kim, H.; Kirk, R. D.; Kohlbacher, O.; Kontou, E. E.; Liu, K.; Lizama-Chamu, I.; Luu, G. T.; Knaan, T. L.; Marty, M. T.; McAvoy, A. C.; McCall, L.-I.; Mohamed, O. G.; Nahor, O.; Niedermeyer, T. H. J.; Northen, T. R.; Overdahl, K. E.; Pluskal, T.; Rainer, J.; Reher, R.; Rodriguez, E.; Sachsenberg, T. T.; Sanchez, L. M.; Schmid, R.; Stevens, C.; Tian, Z.; Tripathi, A.; Tsugawa, H.; Nishida, K.; Matsuzawa, Y.; Van Der Hooft, J. J. J.; Vicini, A.; Walter, A.; Weber, T.; Xiong, Q.; Xu, T.; Zhao, H. N.; Dorrestein, P. C.; Wang, M. A Universal Language for Finding Mass Spectrometry Data Patterns, 2022. </w:t>
      </w:r>
      <w:hyperlink r:id="rId33">
        <w:r>
          <w:rPr>
            <w:rStyle w:val="Hyperlink"/>
          </w:rPr>
          <w:t>https://doi.org/10.1101/2022.08.06.503000</w:t>
        </w:r>
      </w:hyperlink>
      <w:r>
        <w:t>.</w:t>
      </w:r>
    </w:p>
    <w:p w14:paraId="3B8F6BAB" w14:textId="39AB5D0B" w:rsidR="002F6869" w:rsidRDefault="00000000">
      <w:pPr>
        <w:pStyle w:val="Bibliography"/>
      </w:pPr>
      <w:bookmarkStart w:id="362" w:name="ref-Raasveldt2019"/>
      <w:bookmarkEnd w:id="359"/>
      <w:r>
        <w:t>(</w:t>
      </w:r>
      <w:del w:id="363" w:author="Author" w:date="2025-10-15T10:08:00Z" w16du:dateUtc="2025-10-15T08:08:00Z">
        <w:r>
          <w:delText>23</w:delText>
        </w:r>
      </w:del>
      <w:ins w:id="364" w:author="Author" w:date="2025-10-15T10:08:00Z" w16du:dateUtc="2025-10-15T08:08:00Z">
        <w:r>
          <w:t>21</w:t>
        </w:r>
      </w:ins>
      <w:r>
        <w:t xml:space="preserve">) </w:t>
      </w:r>
      <w:r>
        <w:tab/>
        <w:t xml:space="preserve">Raasveldt, M.; Mühleisen, H. DuckDB: An Embeddable Analytical Database. In </w:t>
      </w:r>
      <w:r>
        <w:rPr>
          <w:i/>
          <w:iCs/>
        </w:rPr>
        <w:t>Proceedings of the 2019 International Conference on Management of Data</w:t>
      </w:r>
      <w:r>
        <w:t xml:space="preserve">; ACM: Amsterdam Netherlands, 2019; pp 1981–1984. </w:t>
      </w:r>
      <w:hyperlink r:id="rId34">
        <w:r>
          <w:rPr>
            <w:rStyle w:val="Hyperlink"/>
          </w:rPr>
          <w:t>https://doi.org/10.1145/3299869.3320212</w:t>
        </w:r>
      </w:hyperlink>
      <w:r>
        <w:t>.</w:t>
      </w:r>
    </w:p>
    <w:p w14:paraId="08225059" w14:textId="77777777" w:rsidR="002F6869" w:rsidRDefault="00000000">
      <w:pPr>
        <w:pStyle w:val="Bibliography"/>
        <w:rPr>
          <w:ins w:id="365" w:author="Author" w:date="2025-10-15T10:08:00Z" w16du:dateUtc="2025-10-15T08:08:00Z"/>
        </w:rPr>
      </w:pPr>
      <w:bookmarkStart w:id="366" w:name="ref-LeRoux2024"/>
      <w:bookmarkEnd w:id="362"/>
      <w:ins w:id="367" w:author="Author" w:date="2025-10-15T10:08:00Z" w16du:dateUtc="2025-10-15T08:08:00Z">
        <w:r>
          <w:t xml:space="preserve">(22) </w:t>
        </w:r>
        <w:r>
          <w:tab/>
          <w:t xml:space="preserve">Le Roux, J.; Sade, J. </w:t>
        </w:r>
        <w:proofErr w:type="spellStart"/>
        <w:r>
          <w:t>arcMS</w:t>
        </w:r>
        <w:proofErr w:type="spellEnd"/>
        <w:r>
          <w:t xml:space="preserve">: Transformation of Multi-Dimensional High-Resolution Mass Spectrometry Data to Columnar Format for Compact Storage and Fast Access. </w:t>
        </w:r>
        <w:r>
          <w:rPr>
            <w:i/>
            <w:iCs/>
          </w:rPr>
          <w:t>Bioinformatics Advances</w:t>
        </w:r>
        <w:r>
          <w:t xml:space="preserve"> </w:t>
        </w:r>
        <w:r>
          <w:rPr>
            <w:b/>
            <w:bCs/>
          </w:rPr>
          <w:t>2024</w:t>
        </w:r>
        <w:r>
          <w:t xml:space="preserve">, </w:t>
        </w:r>
        <w:r>
          <w:rPr>
            <w:i/>
            <w:iCs/>
          </w:rPr>
          <w:t>4</w:t>
        </w:r>
        <w:r>
          <w:t xml:space="preserve"> (1), vbae160. </w:t>
        </w:r>
        <w:r>
          <w:fldChar w:fldCharType="begin"/>
        </w:r>
        <w:r>
          <w:instrText>HYPERLINK "https://doi.org/10.1093/bioadv/vbae160" \h</w:instrText>
        </w:r>
        <w:r>
          <w:fldChar w:fldCharType="separate"/>
        </w:r>
        <w:r>
          <w:rPr>
            <w:rStyle w:val="Hyperlink"/>
          </w:rPr>
          <w:t>https://doi.org/10.1093/bioadv/vbae160</w:t>
        </w:r>
        <w:r>
          <w:fldChar w:fldCharType="end"/>
        </w:r>
        <w:r>
          <w:t>.</w:t>
        </w:r>
      </w:ins>
    </w:p>
    <w:p w14:paraId="277115EA" w14:textId="77777777" w:rsidR="002F6869" w:rsidRDefault="00000000">
      <w:pPr>
        <w:pStyle w:val="Bibliography"/>
        <w:rPr>
          <w:ins w:id="368" w:author="Author" w:date="2025-10-15T10:08:00Z" w16du:dateUtc="2025-10-15T08:08:00Z"/>
        </w:rPr>
      </w:pPr>
      <w:bookmarkStart w:id="369" w:name="ref-VanDenBossche2025"/>
      <w:bookmarkEnd w:id="366"/>
      <w:ins w:id="370" w:author="Author" w:date="2025-10-15T10:08:00Z" w16du:dateUtc="2025-10-15T08:08:00Z">
        <w:r>
          <w:t xml:space="preserve">(23) </w:t>
        </w:r>
        <w:r>
          <w:tab/>
          <w:t xml:space="preserve">Van Den Bossche, T.; Wein, S.; Alexandrov, T.; Bilbao, A.; </w:t>
        </w:r>
        <w:proofErr w:type="spellStart"/>
        <w:r>
          <w:t>Bittremieux</w:t>
        </w:r>
        <w:proofErr w:type="spellEnd"/>
        <w:r>
          <w:t xml:space="preserve">, W.; Chambers, M.; Deutsch, E.; Dowsey, A.; Hecht, H.; Klein, J.; </w:t>
        </w:r>
        <w:proofErr w:type="spellStart"/>
        <w:r>
          <w:t>Knierman</w:t>
        </w:r>
        <w:proofErr w:type="spellEnd"/>
        <w:r>
          <w:t xml:space="preserve">, M.; Moritz, R.; Price, E. J.; </w:t>
        </w:r>
        <w:proofErr w:type="spellStart"/>
        <w:r>
          <w:t>Shofstahl</w:t>
        </w:r>
        <w:proofErr w:type="spellEnd"/>
        <w:r>
          <w:t xml:space="preserve">, J.; </w:t>
        </w:r>
        <w:proofErr w:type="spellStart"/>
        <w:r>
          <w:t>Uszkoreit</w:t>
        </w:r>
        <w:proofErr w:type="spellEnd"/>
        <w:r>
          <w:t xml:space="preserve">, J.; Vizcaino, J. A.; Wang, M.; Kohlbacher, O. Seeking Community Input for: </w:t>
        </w:r>
        <w:proofErr w:type="spellStart"/>
        <w:r>
          <w:t>mzPeak</w:t>
        </w:r>
        <w:proofErr w:type="spellEnd"/>
        <w:r>
          <w:t xml:space="preserve"> - a Modern, Scalable, and Interoperable Mass Spectrometry Data Format for the Future, 2025. </w:t>
        </w:r>
        <w:r>
          <w:fldChar w:fldCharType="begin"/>
        </w:r>
        <w:r>
          <w:instrText>HYPERLINK "https://doi.org/10.5281/ZENODO.14928693" \h</w:instrText>
        </w:r>
        <w:r>
          <w:fldChar w:fldCharType="separate"/>
        </w:r>
        <w:r>
          <w:rPr>
            <w:rStyle w:val="Hyperlink"/>
          </w:rPr>
          <w:t>https://doi.org/10.5281/ZENODO.14928693</w:t>
        </w:r>
        <w:r>
          <w:fldChar w:fldCharType="end"/>
        </w:r>
        <w:r>
          <w:t>.</w:t>
        </w:r>
      </w:ins>
    </w:p>
    <w:p w14:paraId="38627299" w14:textId="7E1D362D" w:rsidR="002F6869" w:rsidRDefault="00000000">
      <w:pPr>
        <w:pStyle w:val="Bibliography"/>
      </w:pPr>
      <w:bookmarkStart w:id="371" w:name="ref-Kumler2022"/>
      <w:bookmarkEnd w:id="369"/>
      <w:r>
        <w:t xml:space="preserve">(24) </w:t>
      </w:r>
      <w:r>
        <w:tab/>
        <w:t>Kumler, W.;</w:t>
      </w:r>
      <w:del w:id="372" w:author="Author" w:date="2025-10-15T10:08:00Z" w16du:dateUtc="2025-10-15T08:08:00Z">
        <w:r>
          <w:delText xml:space="preserve"> E.</w:delText>
        </w:r>
      </w:del>
      <w:r>
        <w:t xml:space="preserve"> Ingalls, A. Tidy Data Neatly Resolves Mass-Spectrometry’s Ragged Arrays. </w:t>
      </w:r>
      <w:r>
        <w:rPr>
          <w:i/>
          <w:iCs/>
        </w:rPr>
        <w:t>The R Journal</w:t>
      </w:r>
      <w:r>
        <w:t xml:space="preserve"> </w:t>
      </w:r>
      <w:r>
        <w:rPr>
          <w:b/>
          <w:bCs/>
        </w:rPr>
        <w:t>2022</w:t>
      </w:r>
      <w:r>
        <w:t xml:space="preserve">, </w:t>
      </w:r>
      <w:r>
        <w:rPr>
          <w:i/>
          <w:iCs/>
        </w:rPr>
        <w:t>14</w:t>
      </w:r>
      <w:r>
        <w:t xml:space="preserve"> (3), 193–202. </w:t>
      </w:r>
      <w:hyperlink r:id="rId35">
        <w:r>
          <w:rPr>
            <w:rStyle w:val="Hyperlink"/>
          </w:rPr>
          <w:t>https://doi.org/10.32614/RJ-2022-050</w:t>
        </w:r>
      </w:hyperlink>
      <w:r>
        <w:t>.</w:t>
      </w:r>
    </w:p>
    <w:p w14:paraId="33D32116" w14:textId="77777777" w:rsidR="002F6869" w:rsidRDefault="00000000">
      <w:pPr>
        <w:pStyle w:val="Bibliography"/>
      </w:pPr>
      <w:bookmarkStart w:id="373" w:name="ref-Haug2019"/>
      <w:bookmarkEnd w:id="371"/>
      <w:r>
        <w:t xml:space="preserve">(25) </w:t>
      </w:r>
      <w:r>
        <w:tab/>
        <w:t xml:space="preserve">Haug, K.; Cochrane, K.; Nainala, V. C.; Williams, M.; Chang, J.; Jayaseelan, K. V.; O’Donovan, C. MetaboLights: A Resource Evolving in Response to the Needs of Its Scientific Community. </w:t>
      </w:r>
      <w:r>
        <w:rPr>
          <w:i/>
          <w:iCs/>
        </w:rPr>
        <w:t>Nucleic Acids Research</w:t>
      </w:r>
      <w:r>
        <w:t xml:space="preserve"> </w:t>
      </w:r>
      <w:r>
        <w:rPr>
          <w:b/>
          <w:bCs/>
        </w:rPr>
        <w:t>2019</w:t>
      </w:r>
      <w:r>
        <w:t xml:space="preserve">, gkz1019. </w:t>
      </w:r>
      <w:hyperlink r:id="rId36">
        <w:r>
          <w:rPr>
            <w:rStyle w:val="Hyperlink"/>
          </w:rPr>
          <w:t>https://doi.org/10.1093/nar/gkz1019</w:t>
        </w:r>
      </w:hyperlink>
      <w:r>
        <w:t>.</w:t>
      </w:r>
    </w:p>
    <w:p w14:paraId="45A92A19" w14:textId="77777777" w:rsidR="002F6869" w:rsidRDefault="00000000">
      <w:pPr>
        <w:pStyle w:val="Bibliography"/>
      </w:pPr>
      <w:bookmarkStart w:id="374" w:name="ref-Portlock2025"/>
      <w:bookmarkEnd w:id="373"/>
      <w:r>
        <w:t xml:space="preserve">(26) </w:t>
      </w:r>
      <w:r>
        <w:tab/>
        <w:t xml:space="preserve">Portlock, T.; Shama, T.; Kakon, S. H.; Hartjen, B.; Pook, C.; Wilson, B. C.; Bhuttor, A.; Ho, D.; Shennon, I.; Engelstad, A. M.; Di Lorenzo, R.; Greaves, G.; Rahman, N.; Kelsey, C.; Gluckman, P. D.; O’Sullivan, J. M.; Haque, R.; Forrester, T.; Nelson, C. A. Interconnected Pathways Link Faecal Microbiota Plasma Lipids and Brain Activity to Childhood Malnutrition Related Cognition. </w:t>
      </w:r>
      <w:r>
        <w:rPr>
          <w:i/>
          <w:iCs/>
        </w:rPr>
        <w:t>Nature Communications</w:t>
      </w:r>
      <w:r>
        <w:t xml:space="preserve"> </w:t>
      </w:r>
      <w:r>
        <w:rPr>
          <w:b/>
          <w:bCs/>
        </w:rPr>
        <w:t>2025</w:t>
      </w:r>
      <w:r>
        <w:t xml:space="preserve">, </w:t>
      </w:r>
      <w:r>
        <w:rPr>
          <w:i/>
          <w:iCs/>
        </w:rPr>
        <w:t>16</w:t>
      </w:r>
      <w:r>
        <w:t xml:space="preserve"> (1), 473. </w:t>
      </w:r>
      <w:hyperlink r:id="rId37">
        <w:r>
          <w:rPr>
            <w:rStyle w:val="Hyperlink"/>
          </w:rPr>
          <w:t>https://doi.org/10.1038/s41467-024-55798-3</w:t>
        </w:r>
      </w:hyperlink>
      <w:r>
        <w:t>.</w:t>
      </w:r>
    </w:p>
    <w:p w14:paraId="05C0EA83" w14:textId="77777777" w:rsidR="002F6869" w:rsidRDefault="00000000">
      <w:pPr>
        <w:pStyle w:val="Bibliography"/>
      </w:pPr>
      <w:bookmarkStart w:id="375" w:name="ref-Collette2017"/>
      <w:bookmarkEnd w:id="374"/>
      <w:r>
        <w:t xml:space="preserve">(27) </w:t>
      </w:r>
      <w:r>
        <w:tab/>
        <w:t xml:space="preserve">Collette, A.; Tocknell, J.; Caswell, T. A.; Dale, D.; Pedersen, U. K.; Jelenak, A.; Bedini, A.; Raspaud, M.; Jialin; Hole, L.; Johnson, S. R.; Brucher, M.; Teichmann, M.; Vaillant, G. A.; Jakirkham; Hinsen, K.; De Buyl, P.; Huebl, A.; Rathgeber, F.; Verstraelen, T.; Spaghetti Sort; Ebner, S. G.; Smutch; Zwier, M.; Choi, K. Y.; Lee, A.; Tyree, J.; Pascual, C.; Pitrou, A.; Salnikov, A. H5py/H5py: REL: 2.7.1, 2017. </w:t>
      </w:r>
      <w:hyperlink r:id="rId38">
        <w:r>
          <w:rPr>
            <w:rStyle w:val="Hyperlink"/>
          </w:rPr>
          <w:t>https://doi.org/10.5281/ZENODO.877338</w:t>
        </w:r>
      </w:hyperlink>
      <w:r>
        <w:t>.</w:t>
      </w:r>
    </w:p>
    <w:p w14:paraId="54F14681" w14:textId="41B44B9E" w:rsidR="002F6869" w:rsidRDefault="00000000">
      <w:pPr>
        <w:pStyle w:val="Bibliography"/>
        <w:rPr>
          <w:ins w:id="376" w:author="Author" w:date="2025-10-15T10:08:00Z" w16du:dateUtc="2025-10-15T08:08:00Z"/>
        </w:rPr>
      </w:pPr>
      <w:bookmarkStart w:id="377" w:name="ref-Ross2023"/>
      <w:bookmarkEnd w:id="375"/>
      <w:del w:id="378" w:author="Author" w:date="2025-10-15T10:08:00Z" w16du:dateUtc="2025-10-15T08:08:00Z">
        <w:r>
          <w:delText>(28</w:delText>
        </w:r>
      </w:del>
      <w:ins w:id="379" w:author="Author" w:date="2025-10-15T10:08:00Z" w16du:dateUtc="2025-10-15T08:08:00Z">
        <w:r>
          <w:t xml:space="preserve">(28) </w:t>
        </w:r>
        <w:r>
          <w:tab/>
          <w:t xml:space="preserve">Ross, D.; Bilbao, A.; Lee, J.-Y.; Zheng, X. </w:t>
        </w:r>
        <w:proofErr w:type="spellStart"/>
        <w:proofErr w:type="gramStart"/>
        <w:r>
          <w:rPr>
            <w:i/>
            <w:iCs/>
          </w:rPr>
          <w:t>Mzapy</w:t>
        </w:r>
        <w:proofErr w:type="spellEnd"/>
        <w:r>
          <w:t xml:space="preserve"> :</w:t>
        </w:r>
        <w:proofErr w:type="gramEnd"/>
        <w:r>
          <w:t xml:space="preserve"> An Open-Source Python Library Enabling Efficient Extraction and Processing of Ion Mobility Spectrometry-Mass Spectrometry Data in the MZA File Format. </w:t>
        </w:r>
        <w:r>
          <w:rPr>
            <w:i/>
            <w:iCs/>
          </w:rPr>
          <w:t>Analytical Chemistry</w:t>
        </w:r>
        <w:r>
          <w:t xml:space="preserve"> </w:t>
        </w:r>
        <w:r>
          <w:rPr>
            <w:b/>
            <w:bCs/>
          </w:rPr>
          <w:t>2023</w:t>
        </w:r>
        <w:r>
          <w:t xml:space="preserve">, </w:t>
        </w:r>
        <w:r>
          <w:rPr>
            <w:i/>
            <w:iCs/>
          </w:rPr>
          <w:t>95</w:t>
        </w:r>
        <w:r>
          <w:t xml:space="preserve"> (25), 9428–9431. </w:t>
        </w:r>
        <w:r>
          <w:fldChar w:fldCharType="begin"/>
        </w:r>
        <w:r>
          <w:instrText>HYPERLINK "https://doi.org/10.1021/acs.analchem.3c01653" \h</w:instrText>
        </w:r>
        <w:r>
          <w:fldChar w:fldCharType="separate"/>
        </w:r>
        <w:r>
          <w:rPr>
            <w:rStyle w:val="Hyperlink"/>
          </w:rPr>
          <w:t>https://doi.org/10.1021/acs.analchem.3c01653</w:t>
        </w:r>
        <w:r>
          <w:fldChar w:fldCharType="end"/>
        </w:r>
        <w:r>
          <w:t>.</w:t>
        </w:r>
      </w:ins>
    </w:p>
    <w:p w14:paraId="472AB56E" w14:textId="77777777" w:rsidR="002F6869" w:rsidRDefault="00000000">
      <w:pPr>
        <w:pStyle w:val="Bibliography"/>
        <w:rPr>
          <w:moveTo w:id="380" w:author="Author" w:date="2025-10-15T10:08:00Z" w16du:dateUtc="2025-10-15T08:08:00Z"/>
        </w:rPr>
      </w:pPr>
      <w:bookmarkStart w:id="381" w:name="ref-Ting2015"/>
      <w:bookmarkEnd w:id="377"/>
      <w:ins w:id="382" w:author="Author" w:date="2025-10-15T10:08:00Z" w16du:dateUtc="2025-10-15T08:08:00Z">
        <w:r>
          <w:t>(29</w:t>
        </w:r>
      </w:ins>
      <w:moveToRangeStart w:id="383" w:author="Author" w:date="2025-10-15T10:08:00Z" w:name="move211415350"/>
      <w:moveTo w:id="384" w:author="Author" w:date="2025-10-15T10:08:00Z" w16du:dateUtc="2025-10-15T08:08:00Z">
        <w:r>
          <w:t xml:space="preserve">) </w:t>
        </w:r>
        <w:r>
          <w:tab/>
          <w:t xml:space="preserve">Ting, Y. S.; Egertson, J. D.; Payne, S. H.; Kim, S.; MacLean, B.; Käll, L.; Aebersold, R.; Smith, R. D.; Noble, W. S.; </w:t>
        </w:r>
        <w:proofErr w:type="spellStart"/>
        <w:r>
          <w:t>MacCoss</w:t>
        </w:r>
        <w:proofErr w:type="spellEnd"/>
        <w:r>
          <w:t xml:space="preserve">, M. J. Peptide-Centric Proteome Analysis: An Alternative Strategy for the Analysis of Tandem Mass Spectrometry Data. </w:t>
        </w:r>
        <w:r>
          <w:rPr>
            <w:i/>
            <w:iCs/>
          </w:rPr>
          <w:t>Molecular &amp; Cellular Proteomics</w:t>
        </w:r>
        <w:r>
          <w:t xml:space="preserve"> </w:t>
        </w:r>
        <w:r>
          <w:rPr>
            <w:b/>
            <w:bCs/>
          </w:rPr>
          <w:t>2015</w:t>
        </w:r>
        <w:r>
          <w:t xml:space="preserve">, </w:t>
        </w:r>
        <w:r>
          <w:rPr>
            <w:i/>
            <w:iCs/>
          </w:rPr>
          <w:t>14</w:t>
        </w:r>
        <w:r>
          <w:t xml:space="preserve"> (9), 2301–2307. </w:t>
        </w:r>
        <w:r>
          <w:fldChar w:fldCharType="begin"/>
        </w:r>
        <w:r>
          <w:instrText>HYPERLINK "https://doi.org/10.1074/mcp.O114.047035" \h</w:instrText>
        </w:r>
        <w:r>
          <w:fldChar w:fldCharType="separate"/>
        </w:r>
        <w:r>
          <w:rPr>
            <w:rStyle w:val="Hyperlink"/>
          </w:rPr>
          <w:t>https://doi.org/10.1074/mcp.O114.047035</w:t>
        </w:r>
        <w:r>
          <w:fldChar w:fldCharType="end"/>
        </w:r>
        <w:r>
          <w:t>.</w:t>
        </w:r>
      </w:moveTo>
    </w:p>
    <w:p w14:paraId="4C7F0C62" w14:textId="77777777" w:rsidR="002F6869" w:rsidRDefault="00000000">
      <w:pPr>
        <w:pStyle w:val="Bibliography"/>
      </w:pPr>
      <w:bookmarkStart w:id="385" w:name="ref-Wang2022"/>
      <w:bookmarkEnd w:id="381"/>
      <w:moveToRangeEnd w:id="383"/>
      <w:ins w:id="386" w:author="Author" w:date="2025-10-15T10:08:00Z" w16du:dateUtc="2025-10-15T08:08:00Z">
        <w:r>
          <w:t>(30</w:t>
        </w:r>
      </w:ins>
      <w:r>
        <w:t xml:space="preserve">) </w:t>
      </w:r>
      <w:r>
        <w:tab/>
        <w:t xml:space="preserve">Wang, J.; Lu, M.; Wang, R.; An, S.; Xie, C.; Yu, C. StackZDPD: A Novel Encoding Scheme for Mass Spectrometry Data Optimized for Speed and Compression Ratio. </w:t>
      </w:r>
      <w:r>
        <w:rPr>
          <w:i/>
          <w:iCs/>
        </w:rPr>
        <w:t>Scientific Reports</w:t>
      </w:r>
      <w:r>
        <w:t xml:space="preserve"> </w:t>
      </w:r>
      <w:r>
        <w:rPr>
          <w:b/>
          <w:bCs/>
        </w:rPr>
        <w:t>2022</w:t>
      </w:r>
      <w:r>
        <w:t xml:space="preserve">, </w:t>
      </w:r>
      <w:r>
        <w:rPr>
          <w:i/>
          <w:iCs/>
        </w:rPr>
        <w:t>12</w:t>
      </w:r>
      <w:r>
        <w:t xml:space="preserve"> (1), 5384. </w:t>
      </w:r>
      <w:hyperlink r:id="rId39">
        <w:r>
          <w:rPr>
            <w:rStyle w:val="Hyperlink"/>
          </w:rPr>
          <w:t>https://doi.org/10.1038/s41598-022-09432-1</w:t>
        </w:r>
      </w:hyperlink>
      <w:r>
        <w:t>.</w:t>
      </w:r>
    </w:p>
    <w:p w14:paraId="410AFA1F" w14:textId="3CC5BC33" w:rsidR="002F6869" w:rsidRDefault="00000000">
      <w:pPr>
        <w:pStyle w:val="Bibliography"/>
        <w:rPr>
          <w:ins w:id="387" w:author="Author" w:date="2025-10-15T10:08:00Z" w16du:dateUtc="2025-10-15T08:08:00Z"/>
        </w:rPr>
      </w:pPr>
      <w:bookmarkStart w:id="388" w:name="ref-Deutsch2021"/>
      <w:bookmarkEnd w:id="385"/>
      <w:del w:id="389" w:author="Author" w:date="2025-10-15T10:08:00Z" w16du:dateUtc="2025-10-15T08:08:00Z">
        <w:r>
          <w:delText>(29</w:delText>
        </w:r>
      </w:del>
      <w:ins w:id="390" w:author="Author" w:date="2025-10-15T10:08:00Z" w16du:dateUtc="2025-10-15T08:08:00Z">
        <w:r>
          <w:t xml:space="preserve">(31) </w:t>
        </w:r>
        <w:r>
          <w:tab/>
          <w:t xml:space="preserve">Deutsch, E. W.; Perez-Riverol, Y.; Carver, J.; Kawano, S.; Mendoza, L.; Van Den Bossche, T.; Gabriels, R.; Binz, P.-A.; Pullman, B.; Sun, Z.; </w:t>
        </w:r>
        <w:proofErr w:type="spellStart"/>
        <w:r>
          <w:t>Shofstahl</w:t>
        </w:r>
        <w:proofErr w:type="spellEnd"/>
        <w:r>
          <w:t xml:space="preserve">, J.; </w:t>
        </w:r>
        <w:proofErr w:type="spellStart"/>
        <w:r>
          <w:t>Bittremieux</w:t>
        </w:r>
        <w:proofErr w:type="spellEnd"/>
        <w:r>
          <w:t xml:space="preserve">, W.; Mak, T. D.; Klein, J.; Zhu, Y.; Lam, H.; </w:t>
        </w:r>
        <w:proofErr w:type="spellStart"/>
        <w:r>
          <w:t>Vizcaíno</w:t>
        </w:r>
        <w:proofErr w:type="spellEnd"/>
        <w:r>
          <w:t xml:space="preserve">, J. A.; Bandeira, N. Universal Spectrum Identifier for Mass Spectra. </w:t>
        </w:r>
        <w:r>
          <w:rPr>
            <w:i/>
            <w:iCs/>
          </w:rPr>
          <w:t>Nature Methods</w:t>
        </w:r>
        <w:r>
          <w:t xml:space="preserve"> </w:t>
        </w:r>
        <w:r>
          <w:rPr>
            <w:b/>
            <w:bCs/>
          </w:rPr>
          <w:t>2021</w:t>
        </w:r>
        <w:r>
          <w:t xml:space="preserve">, </w:t>
        </w:r>
        <w:r>
          <w:rPr>
            <w:i/>
            <w:iCs/>
          </w:rPr>
          <w:t>18</w:t>
        </w:r>
        <w:r>
          <w:t xml:space="preserve"> (7), 768–770. </w:t>
        </w:r>
        <w:r>
          <w:fldChar w:fldCharType="begin"/>
        </w:r>
        <w:r>
          <w:instrText>HYPERLINK "https://doi.org/10.1038/s41592-021-01184-6" \h</w:instrText>
        </w:r>
        <w:r>
          <w:fldChar w:fldCharType="separate"/>
        </w:r>
        <w:r>
          <w:rPr>
            <w:rStyle w:val="Hyperlink"/>
          </w:rPr>
          <w:t>https://doi.org/10.1038/s41592-021-01184-6</w:t>
        </w:r>
        <w:r>
          <w:fldChar w:fldCharType="end"/>
        </w:r>
        <w:r>
          <w:t>.</w:t>
        </w:r>
      </w:ins>
    </w:p>
    <w:p w14:paraId="5D2A4E07" w14:textId="77777777" w:rsidR="002F6869" w:rsidRDefault="00000000">
      <w:pPr>
        <w:pStyle w:val="Bibliography"/>
      </w:pPr>
      <w:bookmarkStart w:id="391" w:name="ref-Vohra2016"/>
      <w:bookmarkEnd w:id="388"/>
      <w:ins w:id="392" w:author="Author" w:date="2025-10-15T10:08:00Z" w16du:dateUtc="2025-10-15T08:08:00Z">
        <w:r>
          <w:t>(32</w:t>
        </w:r>
      </w:ins>
      <w:r>
        <w:t xml:space="preserve">) </w:t>
      </w:r>
      <w:r>
        <w:tab/>
        <w:t xml:space="preserve">Vohra, D. Apache Parquet. In </w:t>
      </w:r>
      <w:r>
        <w:rPr>
          <w:i/>
          <w:iCs/>
        </w:rPr>
        <w:t>Practical Hadoop Ecosystem</w:t>
      </w:r>
      <w:r>
        <w:t xml:space="preserve">; Apress: Berkeley, CA, 2016; pp 325–335. </w:t>
      </w:r>
      <w:hyperlink r:id="rId40">
        <w:r>
          <w:rPr>
            <w:rStyle w:val="Hyperlink"/>
          </w:rPr>
          <w:t>https://doi.org/10.1007/978-1-4842-2199-0_8</w:t>
        </w:r>
      </w:hyperlink>
      <w:r>
        <w:t>.</w:t>
      </w:r>
    </w:p>
    <w:p w14:paraId="08D1B52A" w14:textId="77777777" w:rsidR="001E4F85" w:rsidRDefault="00000000">
      <w:pPr>
        <w:pStyle w:val="Heading1"/>
        <w:rPr>
          <w:del w:id="393" w:author="Author" w:date="2025-10-15T10:08:00Z" w16du:dateUtc="2025-10-15T08:08:00Z"/>
        </w:rPr>
      </w:pPr>
      <w:bookmarkStart w:id="394" w:name="supplement"/>
      <w:del w:id="395" w:author="Author" w:date="2025-10-15T10:08:00Z" w16du:dateUtc="2025-10-15T08:08:00Z">
        <w:r>
          <w:delText>Supplement</w:delText>
        </w:r>
      </w:del>
    </w:p>
    <w:p w14:paraId="701FCE6B" w14:textId="77777777" w:rsidR="001E4F85" w:rsidRDefault="00000000">
      <w:pPr>
        <w:pStyle w:val="FirstParagraph"/>
        <w:rPr>
          <w:del w:id="396" w:author="Author" w:date="2025-10-15T10:08:00Z" w16du:dateUtc="2025-10-15T08:08:00Z"/>
        </w:rPr>
      </w:pPr>
      <w:del w:id="397" w:author="Author" w:date="2025-10-15T10:08:00Z" w16du:dateUtc="2025-10-15T08:08:00Z">
        <w:r>
          <w:rPr>
            <w:noProof/>
          </w:rPr>
          <w:drawing>
            <wp:inline distT="0" distB="0" distL="0" distR="0" wp14:anchorId="767CF633" wp14:editId="32FE01C2">
              <wp:extent cx="5943600" cy="5029200"/>
              <wp:effectExtent l="0" t="0" r="0" b="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figures/supp_db_fig.png"/>
                      <pic:cNvPicPr>
                        <a:picLocks noChangeAspect="1" noChangeArrowheads="1"/>
                      </pic:cNvPicPr>
                    </pic:nvPicPr>
                    <pic:blipFill>
                      <a:blip r:embed="rId41"/>
                      <a:stretch>
                        <a:fillRect/>
                      </a:stretch>
                    </pic:blipFill>
                    <pic:spPr bwMode="auto">
                      <a:xfrm>
                        <a:off x="0" y="0"/>
                        <a:ext cx="5943600" cy="5029200"/>
                      </a:xfrm>
                      <a:prstGeom prst="rect">
                        <a:avLst/>
                      </a:prstGeom>
                      <a:noFill/>
                      <a:ln w="9525">
                        <a:noFill/>
                        <a:headEnd/>
                        <a:tailEnd/>
                      </a:ln>
                    </pic:spPr>
                  </pic:pic>
                </a:graphicData>
              </a:graphic>
            </wp:inline>
          </w:drawing>
        </w:r>
      </w:del>
    </w:p>
    <w:p w14:paraId="3B00496C" w14:textId="0F3EC7A0" w:rsidR="002F6869" w:rsidRDefault="00000000">
      <w:pPr>
        <w:pStyle w:val="Heading1"/>
        <w:rPr>
          <w:ins w:id="398" w:author="Author" w:date="2025-10-15T10:08:00Z" w16du:dateUtc="2025-10-15T08:08:00Z"/>
        </w:rPr>
      </w:pPr>
      <w:del w:id="399" w:author="Author" w:date="2025-10-15T10:08:00Z" w16du:dateUtc="2025-10-15T08:08:00Z">
        <w:r>
          <w:rPr>
            <w:i/>
            <w:iCs/>
          </w:rPr>
          <w:delText>Supplemental figure 1</w:delText>
        </w:r>
      </w:del>
      <w:bookmarkStart w:id="400" w:name="supporting-information"/>
      <w:bookmarkEnd w:id="297"/>
      <w:bookmarkEnd w:id="299"/>
      <w:bookmarkEnd w:id="391"/>
      <w:ins w:id="401" w:author="Author" w:date="2025-10-15T10:08:00Z" w16du:dateUtc="2025-10-15T08:08:00Z">
        <w:r>
          <w:t>Supporting information</w:t>
        </w:r>
      </w:ins>
    </w:p>
    <w:p w14:paraId="150D76C6" w14:textId="77777777" w:rsidR="002F6869" w:rsidRDefault="00000000">
      <w:pPr>
        <w:pStyle w:val="FirstParagraph"/>
        <w:rPr>
          <w:ins w:id="402" w:author="Author" w:date="2025-10-15T10:08:00Z" w16du:dateUtc="2025-10-15T08:08:00Z"/>
        </w:rPr>
      </w:pPr>
      <w:ins w:id="403" w:author="Author" w:date="2025-10-15T10:08:00Z" w16du:dateUtc="2025-10-15T08:08:00Z">
        <w:r>
          <w:t xml:space="preserve">The following supporting information is available free of charge at ACS website </w:t>
        </w:r>
        <w:r>
          <w:fldChar w:fldCharType="begin"/>
        </w:r>
        <w:r>
          <w:instrText>HYPERLINK "http://pubs.acs.org" \h</w:instrText>
        </w:r>
        <w:r>
          <w:fldChar w:fldCharType="separate"/>
        </w:r>
        <w:r>
          <w:rPr>
            <w:rStyle w:val="Hyperlink"/>
          </w:rPr>
          <w:t>http://pubs.acs.org</w:t>
        </w:r>
        <w:r>
          <w:fldChar w:fldCharType="end"/>
        </w:r>
      </w:ins>
    </w:p>
    <w:p w14:paraId="409248CB" w14:textId="77777777" w:rsidR="002F6869" w:rsidRDefault="00000000">
      <w:pPr>
        <w:pStyle w:val="BodyText"/>
      </w:pPr>
      <w:ins w:id="404" w:author="Author" w:date="2025-10-15T10:08:00Z" w16du:dateUtc="2025-10-15T08:08:00Z">
        <w:r>
          <w:t>Figure S1</w:t>
        </w:r>
      </w:ins>
      <w:r>
        <w:rPr>
          <w:rPrChange w:id="405" w:author="Author" w:date="2025-10-15T10:08:00Z" w16du:dateUtc="2025-10-15T08:08:00Z">
            <w:rPr>
              <w:i/>
            </w:rPr>
          </w:rPrChange>
        </w:rPr>
        <w:t>: Additional possible extensions to the database schema for retention time correction, feature detection and correspondence, ion mobility, and imaging.</w:t>
      </w:r>
    </w:p>
    <w:p w14:paraId="5596336F" w14:textId="77777777" w:rsidR="001E4F85" w:rsidRDefault="00000000">
      <w:pPr>
        <w:pStyle w:val="BodyText"/>
        <w:rPr>
          <w:del w:id="406" w:author="Author" w:date="2025-10-15T10:08:00Z" w16du:dateUtc="2025-10-15T08:08:00Z"/>
        </w:rPr>
      </w:pPr>
      <w:del w:id="407" w:author="Author" w:date="2025-10-15T10:08:00Z" w16du:dateUtc="2025-10-15T08:08:00Z">
        <w:r>
          <w:rPr>
            <w:noProof/>
          </w:rPr>
          <w:drawing>
            <wp:inline distT="0" distB="0" distL="0" distR="0" wp14:anchorId="7D132265" wp14:editId="621B770C">
              <wp:extent cx="5943600" cy="4572000"/>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figures/supp_2_preload_fig.png"/>
                      <pic:cNvPicPr>
                        <a:picLocks noChangeAspect="1" noChangeArrowheads="1"/>
                      </pic:cNvPicPr>
                    </pic:nvPicPr>
                    <pic:blipFill>
                      <a:blip r:embed="rId42"/>
                      <a:stretch>
                        <a:fillRect/>
                      </a:stretch>
                    </pic:blipFill>
                    <pic:spPr bwMode="auto">
                      <a:xfrm>
                        <a:off x="0" y="0"/>
                        <a:ext cx="5943600" cy="4572000"/>
                      </a:xfrm>
                      <a:prstGeom prst="rect">
                        <a:avLst/>
                      </a:prstGeom>
                      <a:noFill/>
                      <a:ln w="9525">
                        <a:noFill/>
                        <a:headEnd/>
                        <a:tailEnd/>
                      </a:ln>
                    </pic:spPr>
                  </pic:pic>
                </a:graphicData>
              </a:graphic>
            </wp:inline>
          </w:drawing>
        </w:r>
      </w:del>
    </w:p>
    <w:p w14:paraId="46FF7CCC" w14:textId="7E401FDB" w:rsidR="002F6869" w:rsidRDefault="00000000">
      <w:pPr>
        <w:pStyle w:val="BodyText"/>
      </w:pPr>
      <w:del w:id="408" w:author="Author" w:date="2025-10-15T10:08:00Z" w16du:dateUtc="2025-10-15T08:08:00Z">
        <w:r>
          <w:rPr>
            <w:i/>
            <w:iCs/>
          </w:rPr>
          <w:delText>Supplemental figure 2</w:delText>
        </w:r>
      </w:del>
      <w:ins w:id="409" w:author="Author" w:date="2025-10-15T10:08:00Z" w16du:dateUtc="2025-10-15T08:08:00Z">
        <w:r>
          <w:t>Figure S2</w:t>
        </w:r>
      </w:ins>
      <w:r>
        <w:rPr>
          <w:rPrChange w:id="410" w:author="Author" w:date="2025-10-15T10:08:00Z" w16du:dateUtc="2025-10-15T08:08:00Z">
            <w:rPr>
              <w:i/>
            </w:rPr>
          </w:rPrChange>
        </w:rPr>
        <w:t>: Timing information with and without pre-loading the object into Python prior to extraction. Panel A) shows the number of seconds required to extract a scan for the three mzML parsers plus the mzMLb, MZA, and mz5 file types. Panel B) shows the number of seconds required for pyopenms to perform each of the queries if the initial data load was removed from the timing count. Error bars show 3x replicate queries of 5x different targets.</w:t>
      </w:r>
    </w:p>
    <w:p w14:paraId="52B2F906" w14:textId="77777777" w:rsidR="001E4F85" w:rsidRDefault="00000000">
      <w:pPr>
        <w:pStyle w:val="BodyText"/>
        <w:rPr>
          <w:del w:id="411" w:author="Author" w:date="2025-10-15T10:08:00Z" w16du:dateUtc="2025-10-15T08:08:00Z"/>
        </w:rPr>
      </w:pPr>
      <w:del w:id="412" w:author="Author" w:date="2025-10-15T10:08:00Z" w16du:dateUtc="2025-10-15T08:08:00Z">
        <w:r>
          <w:rPr>
            <w:noProof/>
          </w:rPr>
          <w:drawing>
            <wp:inline distT="0" distB="0" distL="0" distR="0" wp14:anchorId="540E8E26" wp14:editId="4D701A13">
              <wp:extent cx="5943600" cy="4572000"/>
              <wp:effectExtent l="0" t="0" r="0" b="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figures/supp_3_multichrom_facets.png"/>
                      <pic:cNvPicPr>
                        <a:picLocks noChangeAspect="1" noChangeArrowheads="1"/>
                      </pic:cNvPicPr>
                    </pic:nvPicPr>
                    <pic:blipFill>
                      <a:blip r:embed="rId43"/>
                      <a:stretch>
                        <a:fillRect/>
                      </a:stretch>
                    </pic:blipFill>
                    <pic:spPr bwMode="auto">
                      <a:xfrm>
                        <a:off x="0" y="0"/>
                        <a:ext cx="5943600" cy="4572000"/>
                      </a:xfrm>
                      <a:prstGeom prst="rect">
                        <a:avLst/>
                      </a:prstGeom>
                      <a:noFill/>
                      <a:ln w="9525">
                        <a:noFill/>
                        <a:headEnd/>
                        <a:tailEnd/>
                      </a:ln>
                    </pic:spPr>
                  </pic:pic>
                </a:graphicData>
              </a:graphic>
            </wp:inline>
          </w:drawing>
        </w:r>
      </w:del>
    </w:p>
    <w:p w14:paraId="52636AE9" w14:textId="37084A13" w:rsidR="002F6869" w:rsidRDefault="00000000">
      <w:pPr>
        <w:pStyle w:val="BodyText"/>
        <w:rPr>
          <w:ins w:id="413" w:author="Author" w:date="2025-10-15T10:08:00Z" w16du:dateUtc="2025-10-15T08:08:00Z"/>
        </w:rPr>
      </w:pPr>
      <w:del w:id="414" w:author="Author" w:date="2025-10-15T10:08:00Z" w16du:dateUtc="2025-10-15T08:08:00Z">
        <w:r>
          <w:rPr>
            <w:i/>
            <w:iCs/>
          </w:rPr>
          <w:delText>Supplemental figure 3</w:delText>
        </w:r>
      </w:del>
      <w:ins w:id="415" w:author="Author" w:date="2025-10-15T10:08:00Z" w16du:dateUtc="2025-10-15T08:08:00Z">
        <w:r>
          <w:t>Figure S3: Comparison between an older desktop machine with 96 gigabytes (GB) of RAM and a newer desktop with 16 GB for a single DDA file. Desktop numbers are reproduced from Figure 2 using the same single file as used for the laptop. The panel rows show boxplots representing the time required in seconds to extract a full scan spectrum (A), an ion chromatogram (B), all data within a retention time range (C), an MS/MS scan (D), the fragments of a specified precursor (E), and all precursors with a specified fragment (F). The error in the boxplot is composed of timing information for 10 repeated queries for a single randomly chosen file, each of a different target scan number, retention time (RT), or m/z, just as in Figure 2.</w:t>
        </w:r>
      </w:ins>
    </w:p>
    <w:p w14:paraId="4B094D74" w14:textId="77777777" w:rsidR="002F6869" w:rsidRDefault="00000000">
      <w:pPr>
        <w:pStyle w:val="BodyText"/>
      </w:pPr>
      <w:ins w:id="416" w:author="Author" w:date="2025-10-15T10:08:00Z" w16du:dateUtc="2025-10-15T08:08:00Z">
        <w:r>
          <w:t>Figure S4</w:t>
        </w:r>
      </w:ins>
      <w:r>
        <w:rPr>
          <w:rPrChange w:id="417" w:author="Author" w:date="2025-10-15T10:08:00Z" w16du:dateUtc="2025-10-15T08:08:00Z">
            <w:rPr>
              <w:i/>
            </w:rPr>
          </w:rPrChange>
        </w:rPr>
        <w:t>: Data from main text Figure 3 with independent y-axes showing scatter plots of the time required to extract multiple chromatograms using various methods on logarithmic axes. Best-fit linear models have been added for each method and are shown behind triplicate timing measurements, while the black line shows a 1:1 slope intercepting the first data point to show nonlinear behavior with additional chromatograms. Transparent intervals around each best-fit line show a single standard error of the mean.</w:t>
      </w:r>
    </w:p>
    <w:p w14:paraId="60A535AC" w14:textId="77777777" w:rsidR="001E4F85" w:rsidRDefault="00000000">
      <w:pPr>
        <w:pStyle w:val="BodyText"/>
        <w:rPr>
          <w:del w:id="418" w:author="Author" w:date="2025-10-15T10:08:00Z" w16du:dateUtc="2025-10-15T08:08:00Z"/>
        </w:rPr>
      </w:pPr>
      <w:del w:id="419" w:author="Author" w:date="2025-10-15T10:08:00Z" w16du:dateUtc="2025-10-15T08:08:00Z">
        <w:r>
          <w:rPr>
            <w:noProof/>
          </w:rPr>
          <w:drawing>
            <wp:inline distT="0" distB="0" distL="0" distR="0" wp14:anchorId="1D8A2759" wp14:editId="58143123">
              <wp:extent cx="5943600" cy="2743199"/>
              <wp:effectExtent l="0" t="0" r="0" b="0"/>
              <wp:docPr id="131" name="Picture"/>
              <wp:cNvGraphicFramePr/>
              <a:graphic xmlns:a="http://schemas.openxmlformats.org/drawingml/2006/main">
                <a:graphicData uri="http://schemas.openxmlformats.org/drawingml/2006/picture">
                  <pic:pic xmlns:pic="http://schemas.openxmlformats.org/drawingml/2006/picture">
                    <pic:nvPicPr>
                      <pic:cNvPr id="132" name="Picture" descr="figures/supp_4_dbloopjoinuni.png"/>
                      <pic:cNvPicPr>
                        <a:picLocks noChangeAspect="1" noChangeArrowheads="1"/>
                      </pic:cNvPicPr>
                    </pic:nvPicPr>
                    <pic:blipFill>
                      <a:blip r:embed="rId44"/>
                      <a:stretch>
                        <a:fillRect/>
                      </a:stretch>
                    </pic:blipFill>
                    <pic:spPr bwMode="auto">
                      <a:xfrm>
                        <a:off x="0" y="0"/>
                        <a:ext cx="5943600" cy="2743199"/>
                      </a:xfrm>
                      <a:prstGeom prst="rect">
                        <a:avLst/>
                      </a:prstGeom>
                      <a:noFill/>
                      <a:ln w="9525">
                        <a:noFill/>
                        <a:headEnd/>
                        <a:tailEnd/>
                      </a:ln>
                    </pic:spPr>
                  </pic:pic>
                </a:graphicData>
              </a:graphic>
            </wp:inline>
          </w:drawing>
        </w:r>
      </w:del>
    </w:p>
    <w:p w14:paraId="3EED28B1" w14:textId="3D090178" w:rsidR="002F6869" w:rsidRDefault="00000000">
      <w:pPr>
        <w:pStyle w:val="BodyText"/>
        <w:rPr>
          <w:ins w:id="420" w:author="Author" w:date="2025-10-15T10:08:00Z" w16du:dateUtc="2025-10-15T08:08:00Z"/>
        </w:rPr>
      </w:pPr>
      <w:del w:id="421" w:author="Author" w:date="2025-10-15T10:08:00Z" w16du:dateUtc="2025-10-15T08:08:00Z">
        <w:r>
          <w:rPr>
            <w:i/>
            <w:iCs/>
          </w:rPr>
          <w:delText>Supplemental figure 4</w:delText>
        </w:r>
      </w:del>
      <w:ins w:id="422" w:author="Author" w:date="2025-10-15T10:08:00Z" w16du:dateUtc="2025-10-15T08:08:00Z">
        <w:r>
          <w:t>Figure S5</w:t>
        </w:r>
      </w:ins>
      <w:r>
        <w:rPr>
          <w:rPrChange w:id="423" w:author="Author" w:date="2025-10-15T10:08:00Z" w16du:dateUtc="2025-10-15T08:08:00Z">
            <w:rPr>
              <w:i/>
            </w:rPr>
          </w:rPrChange>
        </w:rPr>
        <w:t>: Scatter showing time required to extract chromatograms from SQLite, DuckDB, and Parquet databases using different methods denoted by color. Ten replicates are shown for each data point.</w:t>
      </w:r>
      <w:bookmarkEnd w:id="394"/>
    </w:p>
    <w:p w14:paraId="2B3EE811" w14:textId="77777777" w:rsidR="002F6869" w:rsidRDefault="00000000">
      <w:pPr>
        <w:pStyle w:val="Heading1"/>
        <w:rPr>
          <w:ins w:id="424" w:author="Author" w:date="2025-10-15T10:08:00Z" w16du:dateUtc="2025-10-15T08:08:00Z"/>
        </w:rPr>
      </w:pPr>
      <w:bookmarkStart w:id="425" w:name="toc-figure"/>
      <w:bookmarkEnd w:id="400"/>
      <w:ins w:id="426" w:author="Author" w:date="2025-10-15T10:08:00Z" w16du:dateUtc="2025-10-15T08:08:00Z">
        <w:r>
          <w:t>TOC figure</w:t>
        </w:r>
      </w:ins>
    </w:p>
    <w:p w14:paraId="27599EE2" w14:textId="77777777" w:rsidR="002F6869" w:rsidRDefault="00000000">
      <w:pPr>
        <w:pStyle w:val="FirstParagraph"/>
        <w:rPr>
          <w:ins w:id="427" w:author="Author" w:date="2025-10-15T10:08:00Z" w16du:dateUtc="2025-10-15T08:08:00Z"/>
        </w:rPr>
      </w:pPr>
      <w:ins w:id="428" w:author="Author" w:date="2025-10-15T10:08:00Z" w16du:dateUtc="2025-10-15T08:08:00Z">
        <w:r>
          <w:rPr>
            <w:noProof/>
          </w:rPr>
          <w:drawing>
            <wp:inline distT="0" distB="0" distL="0" distR="0">
              <wp:extent cx="2752374" cy="2752374"/>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TOC_fig.png"/>
                      <pic:cNvPicPr>
                        <a:picLocks noChangeAspect="1" noChangeArrowheads="1"/>
                      </pic:cNvPicPr>
                    </pic:nvPicPr>
                    <pic:blipFill>
                      <a:blip r:embed="rId45"/>
                      <a:stretch>
                        <a:fillRect/>
                      </a:stretch>
                    </pic:blipFill>
                    <pic:spPr bwMode="auto">
                      <a:xfrm>
                        <a:off x="0" y="0"/>
                        <a:ext cx="2752374" cy="2752374"/>
                      </a:xfrm>
                      <a:prstGeom prst="rect">
                        <a:avLst/>
                      </a:prstGeom>
                      <a:noFill/>
                      <a:ln w="9525">
                        <a:noFill/>
                        <a:headEnd/>
                        <a:tailEnd/>
                      </a:ln>
                    </pic:spPr>
                  </pic:pic>
                </a:graphicData>
              </a:graphic>
            </wp:inline>
          </w:drawing>
        </w:r>
      </w:ins>
    </w:p>
    <w:p w14:paraId="3430FB40" w14:textId="77777777" w:rsidR="002F6869" w:rsidRDefault="00000000">
      <w:pPr>
        <w:pStyle w:val="BodyText"/>
      </w:pPr>
      <w:ins w:id="429" w:author="Author" w:date="2025-10-15T10:08:00Z" w16du:dateUtc="2025-10-15T08:08:00Z">
        <w:r>
          <w:t>For TOC only</w:t>
        </w:r>
      </w:ins>
      <w:bookmarkEnd w:id="425"/>
    </w:p>
    <w:sectPr w:rsidR="002F6869" w:rsidSect="00E73743">
      <w:pgSz w:w="12240" w:h="15840"/>
      <w:pgMar w:top="1440" w:right="1440" w:bottom="1440" w:left="1440"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534BD9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F367E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346BE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A58A60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A6E860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DC248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41CF8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FB284D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442B8B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F491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88A7E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11"/>
    <w:multiLevelType w:val="multilevel"/>
    <w:tmpl w:val="CB7CC9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7066122">
    <w:abstractNumId w:val="10"/>
  </w:num>
  <w:num w:numId="2" w16cid:durableId="253365451">
    <w:abstractNumId w:val="9"/>
  </w:num>
  <w:num w:numId="3" w16cid:durableId="1743944249">
    <w:abstractNumId w:val="7"/>
  </w:num>
  <w:num w:numId="4" w16cid:durableId="1013646822">
    <w:abstractNumId w:val="6"/>
  </w:num>
  <w:num w:numId="5" w16cid:durableId="125587798">
    <w:abstractNumId w:val="5"/>
  </w:num>
  <w:num w:numId="6" w16cid:durableId="976379020">
    <w:abstractNumId w:val="4"/>
  </w:num>
  <w:num w:numId="7" w16cid:durableId="2120679684">
    <w:abstractNumId w:val="8"/>
  </w:num>
  <w:num w:numId="8" w16cid:durableId="1108740857">
    <w:abstractNumId w:val="3"/>
  </w:num>
  <w:num w:numId="9" w16cid:durableId="1311442712">
    <w:abstractNumId w:val="2"/>
  </w:num>
  <w:num w:numId="10" w16cid:durableId="299069443">
    <w:abstractNumId w:val="1"/>
  </w:num>
  <w:num w:numId="11" w16cid:durableId="377318221">
    <w:abstractNumId w:val="0"/>
  </w:num>
  <w:num w:numId="12" w16cid:durableId="1385986874">
    <w:abstractNumId w:val="10"/>
  </w:num>
  <w:num w:numId="13" w16cid:durableId="10193079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E4"/>
    <w:rsid w:val="00033E71"/>
    <w:rsid w:val="000818D4"/>
    <w:rsid w:val="001E4F85"/>
    <w:rsid w:val="002F6869"/>
    <w:rsid w:val="003212C9"/>
    <w:rsid w:val="004C2A2E"/>
    <w:rsid w:val="00806BE4"/>
    <w:rsid w:val="00947500"/>
    <w:rsid w:val="009B4A54"/>
    <w:rsid w:val="00A84366"/>
    <w:rsid w:val="00BD7689"/>
    <w:rsid w:val="00E73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077B49-F0E5-4E1C-B433-01940DBF3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033E71"/>
    <w:pPr>
      <w:keepNext/>
      <w:keepLines/>
      <w:spacing w:before="480" w:after="0"/>
      <w:outlineLvl w:val="0"/>
    </w:pPr>
    <w:rPr>
      <w:rFonts w:asciiTheme="majorHAnsi" w:eastAsiaTheme="majorEastAsia" w:hAnsiTheme="majorHAnsi" w:cstheme="majorBidi"/>
      <w:b/>
      <w:bCs/>
      <w:sz w:val="32"/>
      <w:szCs w:val="32"/>
    </w:rPr>
  </w:style>
  <w:style w:type="paragraph" w:styleId="Heading2">
    <w:name w:val="heading 2"/>
    <w:basedOn w:val="Normal"/>
    <w:next w:val="BodyText"/>
    <w:uiPriority w:val="9"/>
    <w:unhideWhenUsed/>
    <w:qFormat/>
    <w:rsid w:val="009B4A54"/>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rsid w:val="009B4A54"/>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rsid w:val="009B4A54"/>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9B4A54"/>
    <w:pPr>
      <w:keepNext/>
      <w:keepLines/>
      <w:spacing w:before="480" w:after="240"/>
    </w:pPr>
    <w:rPr>
      <w:rFonts w:asciiTheme="majorHAnsi" w:eastAsiaTheme="majorEastAsia" w:hAnsiTheme="majorHAnsi" w:cstheme="majorBidi"/>
      <w:b/>
      <w:bCs/>
      <w:sz w:val="36"/>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9B4A54"/>
    <w:pPr>
      <w:keepNext/>
      <w:keepLines/>
    </w:pPr>
  </w:style>
  <w:style w:type="paragraph" w:styleId="Date">
    <w:name w:val="Date"/>
    <w:next w:val="BodyText"/>
    <w:qFormat/>
    <w:rsid w:val="009B4A54"/>
    <w:pPr>
      <w:keepNext/>
      <w:keepLines/>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9B4A54"/>
    <w:rPr>
      <w:color w:val="auto"/>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9B4A54"/>
  </w:style>
  <w:style w:type="character" w:styleId="LineNumber">
    <w:name w:val="line number"/>
    <w:basedOn w:val="DefaultParagraphFont"/>
    <w:semiHidden/>
    <w:unhideWhenUsed/>
    <w:rsid w:val="00A84366"/>
  </w:style>
  <w:style w:type="paragraph" w:styleId="Revision">
    <w:name w:val="Revision"/>
    <w:hidden/>
    <w:semiHidden/>
    <w:rsid w:val="00BD768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wkumler/mzsql" TargetMode="External"/><Relationship Id="rId18" Type="http://schemas.openxmlformats.org/officeDocument/2006/relationships/hyperlink" Target="https://doi.org/10.1021/acs.jproteome.2c00313" TargetMode="External"/><Relationship Id="rId26" Type="http://schemas.openxmlformats.org/officeDocument/2006/relationships/hyperlink" Target="https://doi.org/10.1007/978-1-60761-987-1_12" TargetMode="External"/><Relationship Id="rId39" Type="http://schemas.openxmlformats.org/officeDocument/2006/relationships/hyperlink" Target="https://doi.org/10.1038/s41598-022-09432-1" TargetMode="External"/><Relationship Id="rId21" Type="http://schemas.openxmlformats.org/officeDocument/2006/relationships/hyperlink" Target="https://doi.org/10.1016/j.jasms.2010.06.014" TargetMode="External"/><Relationship Id="rId34" Type="http://schemas.openxmlformats.org/officeDocument/2006/relationships/hyperlink" Target="https://doi.org/10.1145/3299869.3320212" TargetMode="External"/><Relationship Id="rId42" Type="http://schemas.openxmlformats.org/officeDocument/2006/relationships/image" Target="media/image7.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21/acs.jproteome.0c00192" TargetMode="External"/><Relationship Id="rId29" Type="http://schemas.openxmlformats.org/officeDocument/2006/relationships/hyperlink" Target="https://doi.org/10.1145/362384.362685" TargetMode="External"/><Relationship Id="rId1" Type="http://schemas.openxmlformats.org/officeDocument/2006/relationships/numbering" Target="numbering.xml"/><Relationship Id="rId6" Type="http://schemas.openxmlformats.org/officeDocument/2006/relationships/hyperlink" Target="https://github.com/yrm9837/mzMD-java" TargetMode="External"/><Relationship Id="rId11" Type="http://schemas.openxmlformats.org/officeDocument/2006/relationships/image" Target="media/image4.png"/><Relationship Id="rId24" Type="http://schemas.openxmlformats.org/officeDocument/2006/relationships/hyperlink" Target="https://doi.org/10.1093/bioinformatics/btac098" TargetMode="External"/><Relationship Id="rId32" Type="http://schemas.openxmlformats.org/officeDocument/2006/relationships/hyperlink" Target="https://doi.org/10.1093/nar/gkv1042" TargetMode="External"/><Relationship Id="rId37" Type="http://schemas.openxmlformats.org/officeDocument/2006/relationships/hyperlink" Target="https://doi.org/10.1038/s41467-024-55798-3" TargetMode="External"/><Relationship Id="rId40" Type="http://schemas.openxmlformats.org/officeDocument/2006/relationships/hyperlink" Target="https://doi.org/10.1007/978-1-4842-2199-0_8" TargetMode="External"/><Relationship Id="rId45" Type="http://schemas.openxmlformats.org/officeDocument/2006/relationships/image" Target="media/image10.png"/><Relationship Id="rId5" Type="http://schemas.openxmlformats.org/officeDocument/2006/relationships/hyperlink" Target="https://github.com/optimusmoose/MZTree" TargetMode="External"/><Relationship Id="rId15" Type="http://schemas.openxmlformats.org/officeDocument/2006/relationships/hyperlink" Target="https://doi.org/10.1371/journal.pone.0125108" TargetMode="External"/><Relationship Id="rId23" Type="http://schemas.openxmlformats.org/officeDocument/2006/relationships/hyperlink" Target="https://doi.org/10.1371/journal.pone.0188059" TargetMode="External"/><Relationship Id="rId28" Type="http://schemas.openxmlformats.org/officeDocument/2006/relationships/hyperlink" Target="https://doi.org/10.1038/nbt.2377" TargetMode="External"/><Relationship Id="rId36" Type="http://schemas.openxmlformats.org/officeDocument/2006/relationships/hyperlink" Target="https://doi.org/10.1093/nar/gkz1019" TargetMode="External"/><Relationship Id="rId10" Type="http://schemas.openxmlformats.org/officeDocument/2006/relationships/image" Target="media/image3.png"/><Relationship Id="rId19" Type="http://schemas.openxmlformats.org/officeDocument/2006/relationships/hyperlink" Target="https://doi.org/10.1038/s41598-020-65015-y" TargetMode="External"/><Relationship Id="rId31" Type="http://schemas.openxmlformats.org/officeDocument/2006/relationships/hyperlink" Target="https://doi.org/10.3390/metabo12020173" TargetMode="External"/><Relationship Id="rId44"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074/mcp.R110.000133" TargetMode="External"/><Relationship Id="rId22" Type="http://schemas.openxmlformats.org/officeDocument/2006/relationships/hyperlink" Target="https://doi.org/10.1074/mcp.O114.039115" TargetMode="External"/><Relationship Id="rId27" Type="http://schemas.openxmlformats.org/officeDocument/2006/relationships/hyperlink" Target="https://doi.org/10.1186/s12859-021-04490-0" TargetMode="External"/><Relationship Id="rId30" Type="http://schemas.openxmlformats.org/officeDocument/2006/relationships/hyperlink" Target="https://doi.org/10.1021/ac051437y" TargetMode="External"/><Relationship Id="rId35" Type="http://schemas.openxmlformats.org/officeDocument/2006/relationships/hyperlink" Target="https://doi.org/10.32614/RJ-2022-050" TargetMode="External"/><Relationship Id="rId43" Type="http://schemas.openxmlformats.org/officeDocument/2006/relationships/image" Target="media/image8.png"/><Relationship Id="rId8" Type="http://schemas.openxmlformats.org/officeDocument/2006/relationships/hyperlink" Target="https://software.steenlab.org/mz5"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074/mcp.O111.011379" TargetMode="External"/><Relationship Id="rId25" Type="http://schemas.openxmlformats.org/officeDocument/2006/relationships/hyperlink" Target="https://doi.org/10.1109/e-Science.2009.18" TargetMode="External"/><Relationship Id="rId33" Type="http://schemas.openxmlformats.org/officeDocument/2006/relationships/hyperlink" Target="https://doi.org/10.1101/2022.08.06.503000" TargetMode="External"/><Relationship Id="rId38" Type="http://schemas.openxmlformats.org/officeDocument/2006/relationships/hyperlink" Target="https://doi.org/10.5281/ZENODO.877338" TargetMode="External"/><Relationship Id="rId46" Type="http://schemas.openxmlformats.org/officeDocument/2006/relationships/fontTable" Target="fontTable.xml"/><Relationship Id="rId20" Type="http://schemas.openxmlformats.org/officeDocument/2006/relationships/hyperlink" Target="https://doi.org/10.1002/mas.21522"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11450</Words>
  <Characters>65271</Characters>
  <Application>Microsoft Office Word</Application>
  <DocSecurity>0</DocSecurity>
  <Lines>543</Lines>
  <Paragraphs>153</Paragraphs>
  <ScaleCrop>false</ScaleCrop>
  <Company/>
  <LinksUpToDate>false</LinksUpToDate>
  <CharactersWithSpaces>76568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Storing mass-spectrometry data in simple databases enables flexible and intuitive exploration without time or space penalties</dc:title>
  <dc:creator>Will</dc:creator>
  <cp:keywords/>
  <cp:lastModifiedBy>Will</cp:lastModifiedBy>
  <cp:revision>1</cp:revision>
  <dcterms:created xsi:type="dcterms:W3CDTF">2025-10-15T07:43:00Z</dcterms:created>
  <dcterms:modified xsi:type="dcterms:W3CDTF">2025-10-15T08:10:00Z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journal-of-proteome-research.csl</vt:lpwstr>
  </property>
  <property fmtid="{D5CDD505-2E9C-101B-9397-08002B2CF9AE}" pid="4" name="output">
    <vt:lpwstr/>
  </property>
</Properties>
</file>